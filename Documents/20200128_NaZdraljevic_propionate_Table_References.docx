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89F4A" w14:textId="297D9F43" w:rsidR="00157763" w:rsidRPr="00005FCC" w:rsidRDefault="000C5CC4" w:rsidP="008120F4">
      <w:pPr>
        <w:spacing w:line="480" w:lineRule="auto"/>
        <w:jc w:val="both"/>
        <w:rPr>
          <w:b/>
          <w:color w:val="000000" w:themeColor="text1"/>
          <w:sz w:val="24"/>
          <w:szCs w:val="24"/>
        </w:rPr>
      </w:pPr>
      <w:r w:rsidRPr="00005FCC">
        <w:rPr>
          <w:rFonts w:eastAsia="Times New Roman"/>
          <w:b/>
          <w:color w:val="222222"/>
          <w:sz w:val="24"/>
          <w:szCs w:val="24"/>
          <w:shd w:val="clear" w:color="auto" w:fill="FFFFFF"/>
          <w:lang w:val="en-US" w:eastAsia="en-US"/>
        </w:rPr>
        <w:t xml:space="preserve">Natural </w:t>
      </w:r>
      <w:r w:rsidR="00E4770F" w:rsidRPr="00005FCC">
        <w:rPr>
          <w:rFonts w:eastAsia="Times New Roman"/>
          <w:b/>
          <w:color w:val="222222"/>
          <w:sz w:val="24"/>
          <w:szCs w:val="24"/>
          <w:shd w:val="clear" w:color="auto" w:fill="FFFFFF"/>
          <w:lang w:val="en-US" w:eastAsia="en-US"/>
        </w:rPr>
        <w:t xml:space="preserve">variation in a </w:t>
      </w:r>
      <w:r w:rsidRPr="00005FCC">
        <w:rPr>
          <w:rFonts w:eastAsia="Times New Roman"/>
          <w:b/>
          <w:color w:val="222222"/>
          <w:sz w:val="24"/>
          <w:szCs w:val="24"/>
          <w:shd w:val="clear" w:color="auto" w:fill="FFFFFF"/>
          <w:lang w:val="en-US" w:eastAsia="en-US"/>
        </w:rPr>
        <w:t>glucuron</w:t>
      </w:r>
      <w:r w:rsidR="000E4022" w:rsidRPr="00005FCC">
        <w:rPr>
          <w:rFonts w:eastAsia="Times New Roman"/>
          <w:b/>
          <w:color w:val="222222"/>
          <w:sz w:val="24"/>
          <w:szCs w:val="24"/>
          <w:shd w:val="clear" w:color="auto" w:fill="FFFFFF"/>
          <w:lang w:val="en-US" w:eastAsia="en-US"/>
        </w:rPr>
        <w:t>os</w:t>
      </w:r>
      <w:r w:rsidRPr="00005FCC">
        <w:rPr>
          <w:rFonts w:eastAsia="Times New Roman"/>
          <w:b/>
          <w:color w:val="222222"/>
          <w:sz w:val="24"/>
          <w:szCs w:val="24"/>
          <w:shd w:val="clear" w:color="auto" w:fill="FFFFFF"/>
          <w:lang w:val="en-US" w:eastAsia="en-US"/>
        </w:rPr>
        <w:t xml:space="preserve">yltransferase modulates propionate sensitivity in a </w:t>
      </w:r>
      <w:r w:rsidRPr="00005FCC">
        <w:rPr>
          <w:rFonts w:eastAsia="Times New Roman"/>
          <w:b/>
          <w:i/>
          <w:color w:val="222222"/>
          <w:sz w:val="24"/>
          <w:szCs w:val="24"/>
          <w:shd w:val="clear" w:color="auto" w:fill="FFFFFF"/>
          <w:lang w:val="en-US" w:eastAsia="en-US"/>
        </w:rPr>
        <w:t>C. elegans</w:t>
      </w:r>
      <w:r w:rsidRPr="00005FCC">
        <w:rPr>
          <w:rFonts w:eastAsia="Times New Roman"/>
          <w:b/>
          <w:color w:val="222222"/>
          <w:sz w:val="24"/>
          <w:szCs w:val="24"/>
          <w:shd w:val="clear" w:color="auto" w:fill="FFFFFF"/>
          <w:lang w:val="en-US" w:eastAsia="en-US"/>
        </w:rPr>
        <w:t xml:space="preserve"> propionic acidemia model</w:t>
      </w:r>
    </w:p>
    <w:p w14:paraId="75B47939" w14:textId="77777777" w:rsidR="003F7022" w:rsidRPr="006C670D" w:rsidRDefault="003F7022" w:rsidP="008120F4">
      <w:pPr>
        <w:tabs>
          <w:tab w:val="left" w:pos="720"/>
        </w:tabs>
        <w:spacing w:line="480" w:lineRule="auto"/>
        <w:jc w:val="both"/>
        <w:rPr>
          <w:b/>
          <w:color w:val="000000" w:themeColor="text1"/>
          <w:sz w:val="24"/>
          <w:szCs w:val="24"/>
        </w:rPr>
      </w:pPr>
    </w:p>
    <w:p w14:paraId="7C20C834" w14:textId="43975604" w:rsidR="00650524" w:rsidRPr="006C670D" w:rsidRDefault="00650524" w:rsidP="006C670D">
      <w:pPr>
        <w:tabs>
          <w:tab w:val="left" w:pos="720"/>
        </w:tabs>
        <w:spacing w:line="480" w:lineRule="auto"/>
        <w:jc w:val="both"/>
        <w:outlineLvl w:val="0"/>
        <w:rPr>
          <w:color w:val="000000" w:themeColor="text1"/>
          <w:sz w:val="24"/>
          <w:szCs w:val="24"/>
        </w:rPr>
      </w:pPr>
      <w:proofErr w:type="spellStart"/>
      <w:r w:rsidRPr="006C670D">
        <w:rPr>
          <w:color w:val="000000" w:themeColor="text1"/>
          <w:sz w:val="24"/>
          <w:szCs w:val="24"/>
        </w:rPr>
        <w:t>Huimin</w:t>
      </w:r>
      <w:proofErr w:type="spellEnd"/>
      <w:r w:rsidRPr="006C670D">
        <w:rPr>
          <w:color w:val="000000" w:themeColor="text1"/>
          <w:sz w:val="24"/>
          <w:szCs w:val="24"/>
        </w:rPr>
        <w:t xml:space="preserve"> Na</w:t>
      </w:r>
      <w:r w:rsidR="00C16450" w:rsidRPr="006C670D">
        <w:rPr>
          <w:color w:val="000000" w:themeColor="text1"/>
          <w:sz w:val="24"/>
          <w:szCs w:val="24"/>
          <w:vertAlign w:val="superscript"/>
        </w:rPr>
        <w:t>1</w:t>
      </w:r>
      <w:r w:rsidR="00594013" w:rsidRPr="006C670D">
        <w:rPr>
          <w:color w:val="000000" w:themeColor="text1"/>
          <w:sz w:val="24"/>
          <w:szCs w:val="24"/>
          <w:vertAlign w:val="superscript"/>
        </w:rPr>
        <w:t>#</w:t>
      </w:r>
      <w:r w:rsidRPr="006C670D">
        <w:rPr>
          <w:color w:val="000000" w:themeColor="text1"/>
          <w:sz w:val="24"/>
          <w:szCs w:val="24"/>
        </w:rPr>
        <w:t xml:space="preserve">, </w:t>
      </w:r>
      <w:r w:rsidR="00C16450" w:rsidRPr="006C670D">
        <w:rPr>
          <w:color w:val="000000" w:themeColor="text1"/>
          <w:sz w:val="24"/>
          <w:szCs w:val="24"/>
        </w:rPr>
        <w:t>Stefan Zdraljevic</w:t>
      </w:r>
      <w:r w:rsidR="00C16450" w:rsidRPr="006C670D">
        <w:rPr>
          <w:color w:val="000000" w:themeColor="text1"/>
          <w:sz w:val="24"/>
          <w:szCs w:val="24"/>
          <w:vertAlign w:val="superscript"/>
        </w:rPr>
        <w:t>2#</w:t>
      </w:r>
      <w:r w:rsidR="00C16450" w:rsidRPr="006C670D">
        <w:rPr>
          <w:color w:val="000000" w:themeColor="text1"/>
          <w:sz w:val="24"/>
          <w:szCs w:val="24"/>
        </w:rPr>
        <w:t xml:space="preserve">, </w:t>
      </w:r>
      <w:r w:rsidRPr="006C670D">
        <w:rPr>
          <w:color w:val="000000" w:themeColor="text1"/>
          <w:sz w:val="24"/>
          <w:szCs w:val="24"/>
        </w:rPr>
        <w:t>Albertha J.M. Walhout</w:t>
      </w:r>
      <w:r w:rsidR="00C16450" w:rsidRPr="006C670D">
        <w:rPr>
          <w:color w:val="000000" w:themeColor="text1"/>
          <w:sz w:val="24"/>
          <w:szCs w:val="24"/>
          <w:vertAlign w:val="superscript"/>
        </w:rPr>
        <w:t>1</w:t>
      </w:r>
      <w:r w:rsidRPr="006C670D">
        <w:rPr>
          <w:color w:val="000000" w:themeColor="text1"/>
          <w:sz w:val="24"/>
          <w:szCs w:val="24"/>
        </w:rPr>
        <w:t>*</w:t>
      </w:r>
      <w:r w:rsidR="00C16450" w:rsidRPr="006C670D">
        <w:rPr>
          <w:color w:val="000000" w:themeColor="text1"/>
          <w:sz w:val="24"/>
          <w:szCs w:val="24"/>
        </w:rPr>
        <w:t xml:space="preserve"> and Erik C. Andersen</w:t>
      </w:r>
      <w:r w:rsidR="00C16450" w:rsidRPr="006C670D">
        <w:rPr>
          <w:color w:val="000000" w:themeColor="text1"/>
          <w:sz w:val="24"/>
          <w:szCs w:val="24"/>
          <w:vertAlign w:val="superscript"/>
        </w:rPr>
        <w:t>2</w:t>
      </w:r>
      <w:r w:rsidR="00C16450" w:rsidRPr="006C670D">
        <w:rPr>
          <w:color w:val="000000" w:themeColor="text1"/>
          <w:sz w:val="24"/>
          <w:szCs w:val="24"/>
        </w:rPr>
        <w:t>*</w:t>
      </w:r>
    </w:p>
    <w:p w14:paraId="1064E367" w14:textId="77777777" w:rsidR="003F7022" w:rsidRPr="006C670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1. Program in Systems Biology and Program in Molecular Medicine, University of Massachusetts</w:t>
      </w:r>
      <w:r w:rsidR="003F7022" w:rsidRPr="006C670D">
        <w:rPr>
          <w:color w:val="000000" w:themeColor="text1"/>
          <w:sz w:val="24"/>
          <w:szCs w:val="24"/>
        </w:rPr>
        <w:t xml:space="preserve"> </w:t>
      </w:r>
      <w:r w:rsidRPr="006C670D">
        <w:rPr>
          <w:color w:val="000000" w:themeColor="text1"/>
          <w:sz w:val="24"/>
          <w:szCs w:val="24"/>
        </w:rPr>
        <w:t>Medical School, Worcester, MA 01605, USA</w:t>
      </w:r>
    </w:p>
    <w:p w14:paraId="195B9EEB" w14:textId="79D93FBB" w:rsidR="00187FF5"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2</w:t>
      </w:r>
      <w:r w:rsidR="00594013" w:rsidRPr="006C670D">
        <w:rPr>
          <w:color w:val="000000" w:themeColor="text1"/>
          <w:sz w:val="24"/>
          <w:szCs w:val="24"/>
        </w:rPr>
        <w:t>. Department of Molecular Biosciences, Northwestern University, Evanston, IL 60208, USA</w:t>
      </w:r>
    </w:p>
    <w:p w14:paraId="0CA6560F" w14:textId="77777777" w:rsidR="003F7022" w:rsidRPr="006C670D" w:rsidRDefault="003F7022" w:rsidP="008120F4">
      <w:pPr>
        <w:tabs>
          <w:tab w:val="left" w:pos="720"/>
        </w:tabs>
        <w:spacing w:line="480" w:lineRule="auto"/>
        <w:jc w:val="both"/>
        <w:rPr>
          <w:color w:val="000000" w:themeColor="text1"/>
          <w:sz w:val="24"/>
          <w:szCs w:val="24"/>
        </w:rPr>
      </w:pPr>
    </w:p>
    <w:p w14:paraId="45590BED" w14:textId="730B1EB7" w:rsidR="00650524" w:rsidRPr="006C670D" w:rsidRDefault="00594013" w:rsidP="008120F4">
      <w:pPr>
        <w:tabs>
          <w:tab w:val="left" w:pos="720"/>
        </w:tabs>
        <w:spacing w:line="480" w:lineRule="auto"/>
        <w:jc w:val="both"/>
        <w:rPr>
          <w:color w:val="000000" w:themeColor="text1"/>
          <w:sz w:val="24"/>
          <w:szCs w:val="24"/>
        </w:rPr>
      </w:pPr>
      <w:r w:rsidRPr="006C670D">
        <w:rPr>
          <w:color w:val="000000" w:themeColor="text1"/>
          <w:sz w:val="24"/>
          <w:szCs w:val="24"/>
        </w:rPr>
        <w:t xml:space="preserve"># These authors contribute equally to </w:t>
      </w:r>
      <w:r w:rsidR="009F53EE" w:rsidRPr="006C670D">
        <w:rPr>
          <w:color w:val="000000" w:themeColor="text1"/>
          <w:sz w:val="24"/>
          <w:szCs w:val="24"/>
        </w:rPr>
        <w:t>this</w:t>
      </w:r>
      <w:r w:rsidRPr="006C670D">
        <w:rPr>
          <w:color w:val="000000" w:themeColor="text1"/>
          <w:sz w:val="24"/>
          <w:szCs w:val="24"/>
        </w:rPr>
        <w:t xml:space="preserve"> work</w:t>
      </w:r>
      <w:r w:rsidR="00650524" w:rsidRPr="006C670D">
        <w:rPr>
          <w:color w:val="000000" w:themeColor="text1"/>
          <w:sz w:val="24"/>
          <w:szCs w:val="24"/>
        </w:rPr>
        <w:t xml:space="preserve"> </w:t>
      </w:r>
    </w:p>
    <w:p w14:paraId="36A37E98" w14:textId="7093D162" w:rsidR="00594013" w:rsidRPr="006C670D" w:rsidRDefault="009F53EE" w:rsidP="008120F4">
      <w:pPr>
        <w:tabs>
          <w:tab w:val="left" w:pos="720"/>
        </w:tabs>
        <w:spacing w:line="480" w:lineRule="auto"/>
        <w:jc w:val="both"/>
        <w:rPr>
          <w:color w:val="000000" w:themeColor="text1"/>
          <w:sz w:val="24"/>
          <w:szCs w:val="24"/>
        </w:rPr>
      </w:pPr>
      <w:r w:rsidRPr="006C670D">
        <w:rPr>
          <w:color w:val="000000" w:themeColor="text1"/>
          <w:sz w:val="24"/>
          <w:szCs w:val="24"/>
        </w:rPr>
        <w:t>* Corresponding author</w:t>
      </w:r>
      <w:r w:rsidR="00C16450" w:rsidRPr="006C670D">
        <w:rPr>
          <w:color w:val="000000" w:themeColor="text1"/>
          <w:sz w:val="24"/>
          <w:szCs w:val="24"/>
        </w:rPr>
        <w:t>s</w:t>
      </w:r>
    </w:p>
    <w:p w14:paraId="230DB82A" w14:textId="0B29868C" w:rsidR="00650524" w:rsidRPr="006C670D" w:rsidRDefault="00594013" w:rsidP="006C670D">
      <w:pPr>
        <w:spacing w:line="480" w:lineRule="auto"/>
        <w:jc w:val="both"/>
        <w:outlineLvl w:val="0"/>
        <w:rPr>
          <w:color w:val="000000" w:themeColor="text1"/>
          <w:sz w:val="24"/>
          <w:szCs w:val="24"/>
        </w:rPr>
      </w:pPr>
      <w:r w:rsidRPr="006C670D">
        <w:rPr>
          <w:color w:val="000000" w:themeColor="text1"/>
          <w:sz w:val="24"/>
          <w:szCs w:val="24"/>
        </w:rPr>
        <w:t>Email</w:t>
      </w:r>
      <w:r w:rsidR="00650524" w:rsidRPr="006C670D">
        <w:rPr>
          <w:color w:val="000000" w:themeColor="text1"/>
          <w:sz w:val="24"/>
          <w:szCs w:val="24"/>
        </w:rPr>
        <w:t>:</w:t>
      </w:r>
      <w:r w:rsidR="00187FF5" w:rsidRPr="006C670D">
        <w:rPr>
          <w:color w:val="000000" w:themeColor="text1"/>
          <w:sz w:val="24"/>
          <w:szCs w:val="24"/>
        </w:rPr>
        <w:t xml:space="preserve"> </w:t>
      </w:r>
      <w:r w:rsidR="006774F2">
        <w:fldChar w:fldCharType="begin"/>
      </w:r>
      <w:r w:rsidR="006774F2">
        <w:instrText xml:space="preserve"> HYPERLINK "mailto:erik.andersen@northwestern.edu" </w:instrText>
      </w:r>
      <w:r w:rsidR="006774F2">
        <w:fldChar w:fldCharType="separate"/>
      </w:r>
      <w:r w:rsidR="00D03C90" w:rsidRPr="00EC3CC1">
        <w:rPr>
          <w:rStyle w:val="Hyperlink"/>
          <w:color w:val="000000" w:themeColor="text1"/>
          <w:sz w:val="24"/>
          <w:szCs w:val="24"/>
          <w:u w:val="none"/>
        </w:rPr>
        <w:t>erik.andersen@northwestern.edu</w:t>
      </w:r>
      <w:r w:rsidR="006774F2">
        <w:rPr>
          <w:rStyle w:val="Hyperlink"/>
          <w:color w:val="000000" w:themeColor="text1"/>
          <w:sz w:val="24"/>
          <w:szCs w:val="24"/>
          <w:u w:val="none"/>
        </w:rPr>
        <w:fldChar w:fldCharType="end"/>
      </w:r>
      <w:r w:rsidR="00C16450" w:rsidRPr="00EC3CC1">
        <w:rPr>
          <w:rStyle w:val="Hyperlink"/>
          <w:color w:val="000000" w:themeColor="text1"/>
          <w:sz w:val="24"/>
          <w:szCs w:val="24"/>
          <w:u w:val="none"/>
        </w:rPr>
        <w:t xml:space="preserve">; </w:t>
      </w:r>
      <w:r w:rsidR="006774F2">
        <w:fldChar w:fldCharType="begin"/>
      </w:r>
      <w:r w:rsidR="006774F2">
        <w:instrText xml:space="preserve"> HYPERLINK "mailto:marian.walhout@umassmed.edu" </w:instrText>
      </w:r>
      <w:r w:rsidR="006774F2">
        <w:fldChar w:fldCharType="separate"/>
      </w:r>
      <w:r w:rsidR="00C16450" w:rsidRPr="00EC3CC1">
        <w:rPr>
          <w:rStyle w:val="Hyperlink"/>
          <w:color w:val="000000" w:themeColor="text1"/>
          <w:sz w:val="24"/>
          <w:szCs w:val="24"/>
          <w:u w:val="none"/>
        </w:rPr>
        <w:t>marian.walhout@umassmed.edu</w:t>
      </w:r>
      <w:r w:rsidR="006774F2">
        <w:rPr>
          <w:rStyle w:val="Hyperlink"/>
          <w:color w:val="000000" w:themeColor="text1"/>
          <w:sz w:val="24"/>
          <w:szCs w:val="24"/>
          <w:u w:val="none"/>
        </w:rPr>
        <w:fldChar w:fldCharType="end"/>
      </w:r>
    </w:p>
    <w:p w14:paraId="00000002" w14:textId="77777777" w:rsidR="00ED00D2" w:rsidRPr="006C670D" w:rsidRDefault="00B54F40" w:rsidP="008120F4">
      <w:pPr>
        <w:spacing w:line="480" w:lineRule="auto"/>
        <w:jc w:val="both"/>
        <w:rPr>
          <w:color w:val="000000" w:themeColor="text1"/>
          <w:sz w:val="24"/>
          <w:szCs w:val="24"/>
        </w:rPr>
      </w:pPr>
      <w:r w:rsidRPr="006C670D">
        <w:rPr>
          <w:color w:val="000000" w:themeColor="text1"/>
          <w:sz w:val="24"/>
          <w:szCs w:val="24"/>
        </w:rPr>
        <w:t xml:space="preserve"> </w:t>
      </w:r>
    </w:p>
    <w:p w14:paraId="2BF026D9" w14:textId="77777777" w:rsidR="00650524" w:rsidRPr="006C670D" w:rsidRDefault="00650524" w:rsidP="008120F4">
      <w:pPr>
        <w:spacing w:line="480" w:lineRule="auto"/>
        <w:jc w:val="both"/>
        <w:rPr>
          <w:b/>
          <w:color w:val="0070C0"/>
          <w:sz w:val="24"/>
          <w:szCs w:val="24"/>
        </w:rPr>
      </w:pPr>
    </w:p>
    <w:p w14:paraId="370F26AD" w14:textId="77777777" w:rsidR="00650524" w:rsidRPr="006C670D" w:rsidRDefault="00650524" w:rsidP="008120F4">
      <w:pPr>
        <w:spacing w:line="480" w:lineRule="auto"/>
        <w:jc w:val="both"/>
        <w:rPr>
          <w:b/>
          <w:color w:val="0070C0"/>
          <w:sz w:val="24"/>
          <w:szCs w:val="24"/>
        </w:rPr>
      </w:pPr>
    </w:p>
    <w:p w14:paraId="64ADD84B" w14:textId="77777777" w:rsidR="007076CF" w:rsidRPr="006C670D" w:rsidRDefault="007076CF">
      <w:pPr>
        <w:rPr>
          <w:b/>
          <w:color w:val="000000" w:themeColor="text1"/>
          <w:sz w:val="24"/>
          <w:szCs w:val="24"/>
        </w:rPr>
      </w:pPr>
      <w:r w:rsidRPr="006C670D">
        <w:rPr>
          <w:b/>
          <w:color w:val="000000" w:themeColor="text1"/>
          <w:sz w:val="24"/>
          <w:szCs w:val="24"/>
        </w:rPr>
        <w:br w:type="page"/>
      </w:r>
    </w:p>
    <w:p w14:paraId="00000003" w14:textId="1FCBB364" w:rsidR="00ED00D2" w:rsidRPr="006C670D" w:rsidRDefault="00E60F52" w:rsidP="006C670D">
      <w:pPr>
        <w:spacing w:line="480" w:lineRule="auto"/>
        <w:jc w:val="both"/>
        <w:outlineLvl w:val="0"/>
        <w:rPr>
          <w:b/>
          <w:color w:val="000000" w:themeColor="text1"/>
          <w:sz w:val="24"/>
          <w:szCs w:val="24"/>
        </w:rPr>
      </w:pPr>
      <w:r w:rsidRPr="006C670D">
        <w:rPr>
          <w:b/>
          <w:color w:val="000000" w:themeColor="text1"/>
          <w:sz w:val="24"/>
          <w:szCs w:val="24"/>
        </w:rPr>
        <w:lastRenderedPageBreak/>
        <w:t>ABSTRACT</w:t>
      </w:r>
    </w:p>
    <w:p w14:paraId="2CAEEECC" w14:textId="4A4D4F69" w:rsidR="00E328F1" w:rsidRPr="006C670D" w:rsidRDefault="00950F6C" w:rsidP="008120F4">
      <w:pPr>
        <w:spacing w:line="480" w:lineRule="auto"/>
        <w:jc w:val="both"/>
        <w:rPr>
          <w:bCs/>
          <w:color w:val="000000" w:themeColor="text1"/>
          <w:sz w:val="24"/>
          <w:szCs w:val="24"/>
          <w:highlight w:val="white"/>
        </w:rPr>
      </w:pPr>
      <w:r w:rsidRPr="006C670D">
        <w:rPr>
          <w:bCs/>
          <w:color w:val="000000" w:themeColor="text1"/>
          <w:sz w:val="24"/>
          <w:szCs w:val="24"/>
          <w:highlight w:val="white"/>
        </w:rPr>
        <w:t>Mutations</w:t>
      </w:r>
      <w:r w:rsidR="002D719C" w:rsidRPr="006C670D">
        <w:rPr>
          <w:bCs/>
          <w:color w:val="000000" w:themeColor="text1"/>
          <w:sz w:val="24"/>
          <w:szCs w:val="24"/>
          <w:highlight w:val="white"/>
        </w:rPr>
        <w:t xml:space="preserve"> in human metabolic genes can lead to </w:t>
      </w:r>
      <w:r w:rsidR="003C0A7E" w:rsidRPr="006C670D">
        <w:rPr>
          <w:bCs/>
          <w:color w:val="000000" w:themeColor="text1"/>
          <w:sz w:val="24"/>
          <w:szCs w:val="24"/>
          <w:highlight w:val="white"/>
        </w:rPr>
        <w:t xml:space="preserve">rare diseases known as </w:t>
      </w:r>
      <w:r w:rsidR="002D719C" w:rsidRPr="006C670D">
        <w:rPr>
          <w:bCs/>
          <w:color w:val="000000" w:themeColor="text1"/>
          <w:sz w:val="24"/>
          <w:szCs w:val="24"/>
          <w:highlight w:val="white"/>
        </w:rPr>
        <w:t xml:space="preserve">inborn errors of human metabolism. For instance, patients with </w:t>
      </w:r>
      <w:r w:rsidRPr="006C670D">
        <w:rPr>
          <w:bCs/>
          <w:color w:val="000000" w:themeColor="text1"/>
          <w:sz w:val="24"/>
          <w:szCs w:val="24"/>
          <w:highlight w:val="white"/>
        </w:rPr>
        <w:t xml:space="preserve">loss-of-function </w:t>
      </w:r>
      <w:r w:rsidR="002D719C" w:rsidRPr="006C670D">
        <w:rPr>
          <w:bCs/>
          <w:color w:val="000000" w:themeColor="text1"/>
          <w:sz w:val="24"/>
          <w:szCs w:val="24"/>
          <w:highlight w:val="white"/>
        </w:rPr>
        <w:t>mutations in either subunit of propionyl-CoA carboxylase suffer from propionic acidemia because they</w:t>
      </w:r>
      <w:r w:rsidR="003C0A7E" w:rsidRPr="006C670D">
        <w:rPr>
          <w:bCs/>
          <w:color w:val="000000" w:themeColor="text1"/>
          <w:sz w:val="24"/>
          <w:szCs w:val="24"/>
          <w:highlight w:val="white"/>
        </w:rPr>
        <w:t xml:space="preserve"> </w:t>
      </w:r>
      <w:r w:rsidR="002D719C" w:rsidRPr="006C670D">
        <w:rPr>
          <w:bCs/>
          <w:color w:val="000000" w:themeColor="text1"/>
          <w:sz w:val="24"/>
          <w:szCs w:val="24"/>
          <w:highlight w:val="white"/>
        </w:rPr>
        <w:t xml:space="preserve">cannot catabolize propionate, leading to its harmful accumulation. Interestingly, both the penetrance and expressivity of </w:t>
      </w:r>
      <w:r w:rsidR="00F82908" w:rsidRPr="006C670D">
        <w:rPr>
          <w:bCs/>
          <w:color w:val="000000" w:themeColor="text1"/>
          <w:sz w:val="24"/>
          <w:szCs w:val="24"/>
          <w:highlight w:val="white"/>
        </w:rPr>
        <w:t>metabolic disorders</w:t>
      </w:r>
      <w:r w:rsidR="002D719C" w:rsidRPr="006C670D">
        <w:rPr>
          <w:bCs/>
          <w:color w:val="000000" w:themeColor="text1"/>
          <w:sz w:val="24"/>
          <w:szCs w:val="24"/>
          <w:highlight w:val="white"/>
        </w:rPr>
        <w:t xml:space="preserve"> can be modulated by genetic background. However, modifiers of these diseases </w:t>
      </w:r>
      <w:r w:rsidR="000E4022">
        <w:rPr>
          <w:bCs/>
          <w:color w:val="000000" w:themeColor="text1"/>
          <w:sz w:val="24"/>
          <w:szCs w:val="24"/>
          <w:highlight w:val="white"/>
        </w:rPr>
        <w:t>are difficult to</w:t>
      </w:r>
      <w:r w:rsidR="002D719C" w:rsidRPr="006C670D">
        <w:rPr>
          <w:bCs/>
          <w:color w:val="000000" w:themeColor="text1"/>
          <w:sz w:val="24"/>
          <w:szCs w:val="24"/>
          <w:highlight w:val="white"/>
        </w:rPr>
        <w:t xml:space="preserve"> identif</w:t>
      </w:r>
      <w:r w:rsidR="000E4022">
        <w:rPr>
          <w:bCs/>
          <w:color w:val="000000" w:themeColor="text1"/>
          <w:sz w:val="24"/>
          <w:szCs w:val="24"/>
          <w:highlight w:val="white"/>
        </w:rPr>
        <w:t>y</w:t>
      </w:r>
      <w:r w:rsidR="002D719C" w:rsidRPr="006C670D">
        <w:rPr>
          <w:bCs/>
          <w:color w:val="000000" w:themeColor="text1"/>
          <w:sz w:val="24"/>
          <w:szCs w:val="24"/>
          <w:highlight w:val="white"/>
        </w:rPr>
        <w:t xml:space="preserve"> because of the lack of statistical power for rare diseases in human </w:t>
      </w:r>
      <w:r w:rsidR="003C0A7E" w:rsidRPr="006C670D">
        <w:rPr>
          <w:bCs/>
          <w:color w:val="000000" w:themeColor="text1"/>
          <w:sz w:val="24"/>
          <w:szCs w:val="24"/>
          <w:highlight w:val="white"/>
        </w:rPr>
        <w:t>genetics</w:t>
      </w:r>
      <w:r w:rsidR="002D719C" w:rsidRPr="006C670D">
        <w:rPr>
          <w:bCs/>
          <w:color w:val="000000" w:themeColor="text1"/>
          <w:sz w:val="24"/>
          <w:szCs w:val="24"/>
          <w:highlight w:val="white"/>
        </w:rPr>
        <w:t>.</w:t>
      </w:r>
      <w:r w:rsidR="00A9637F" w:rsidRPr="006C670D">
        <w:rPr>
          <w:bCs/>
          <w:color w:val="000000" w:themeColor="text1"/>
          <w:sz w:val="24"/>
          <w:szCs w:val="24"/>
          <w:highlight w:val="white"/>
        </w:rPr>
        <w:t xml:space="preserve"> Here, we use </w:t>
      </w:r>
      <w:r w:rsidR="007076CF" w:rsidRPr="006C670D">
        <w:rPr>
          <w:bCs/>
          <w:color w:val="000000" w:themeColor="text1"/>
          <w:sz w:val="24"/>
          <w:szCs w:val="24"/>
          <w:highlight w:val="white"/>
        </w:rPr>
        <w:t xml:space="preserve">a model of propionic acidemia in </w:t>
      </w:r>
      <w:r w:rsidR="00A9637F" w:rsidRPr="006C670D">
        <w:rPr>
          <w:bCs/>
          <w:color w:val="000000" w:themeColor="text1"/>
          <w:sz w:val="24"/>
          <w:szCs w:val="24"/>
          <w:highlight w:val="white"/>
        </w:rPr>
        <w:t xml:space="preserve">the nematode </w:t>
      </w:r>
      <w:r w:rsidR="00A9637F" w:rsidRPr="006C670D">
        <w:rPr>
          <w:bCs/>
          <w:i/>
          <w:iCs/>
          <w:color w:val="000000" w:themeColor="text1"/>
          <w:sz w:val="24"/>
          <w:szCs w:val="24"/>
          <w:highlight w:val="white"/>
        </w:rPr>
        <w:t>Caenorhabditis elegans</w:t>
      </w:r>
      <w:r w:rsidR="00A9637F" w:rsidRPr="006C670D">
        <w:rPr>
          <w:bCs/>
          <w:color w:val="000000" w:themeColor="text1"/>
          <w:sz w:val="24"/>
          <w:szCs w:val="24"/>
          <w:highlight w:val="white"/>
        </w:rPr>
        <w:t xml:space="preserve"> to identify genetic modifiers of </w:t>
      </w:r>
      <w:r w:rsidR="007076CF" w:rsidRPr="006C670D">
        <w:rPr>
          <w:bCs/>
          <w:color w:val="000000" w:themeColor="text1"/>
          <w:sz w:val="24"/>
          <w:szCs w:val="24"/>
          <w:highlight w:val="white"/>
        </w:rPr>
        <w:t>propionate sensitivity</w:t>
      </w:r>
      <w:r w:rsidR="00A9637F" w:rsidRPr="006C670D">
        <w:rPr>
          <w:bCs/>
          <w:color w:val="000000" w:themeColor="text1"/>
          <w:sz w:val="24"/>
          <w:szCs w:val="24"/>
          <w:highlight w:val="white"/>
        </w:rPr>
        <w:t xml:space="preserve">. </w:t>
      </w:r>
      <w:r w:rsidR="00154DB9" w:rsidRPr="006C670D">
        <w:rPr>
          <w:bCs/>
          <w:color w:val="000000" w:themeColor="text1"/>
          <w:sz w:val="24"/>
          <w:szCs w:val="24"/>
          <w:highlight w:val="white"/>
        </w:rPr>
        <w:t>By g</w:t>
      </w:r>
      <w:r w:rsidRPr="006C670D">
        <w:rPr>
          <w:bCs/>
          <w:color w:val="000000" w:themeColor="text1"/>
          <w:sz w:val="24"/>
          <w:szCs w:val="24"/>
          <w:highlight w:val="white"/>
        </w:rPr>
        <w:t xml:space="preserve">enome-wide association mapping across wild strains exposed to excess propionate </w:t>
      </w:r>
      <w:r w:rsidR="00154DB9" w:rsidRPr="006C670D">
        <w:rPr>
          <w:bCs/>
          <w:color w:val="000000" w:themeColor="text1"/>
          <w:sz w:val="24"/>
          <w:szCs w:val="24"/>
          <w:highlight w:val="white"/>
        </w:rPr>
        <w:t xml:space="preserve">we </w:t>
      </w:r>
      <w:r w:rsidRPr="006C670D">
        <w:rPr>
          <w:bCs/>
          <w:color w:val="000000" w:themeColor="text1"/>
          <w:sz w:val="24"/>
          <w:szCs w:val="24"/>
          <w:highlight w:val="white"/>
        </w:rPr>
        <w:t>identif</w:t>
      </w:r>
      <w:r w:rsidR="00154DB9" w:rsidRPr="006C670D">
        <w:rPr>
          <w:bCs/>
          <w:color w:val="000000" w:themeColor="text1"/>
          <w:sz w:val="24"/>
          <w:szCs w:val="24"/>
          <w:highlight w:val="white"/>
        </w:rPr>
        <w:t>y</w:t>
      </w:r>
      <w:r w:rsidRPr="006C670D">
        <w:rPr>
          <w:bCs/>
          <w:color w:val="000000" w:themeColor="text1"/>
          <w:sz w:val="24"/>
          <w:szCs w:val="24"/>
          <w:highlight w:val="white"/>
        </w:rPr>
        <w:t xml:space="preserve"> </w:t>
      </w:r>
      <w:r w:rsidR="00E4770F">
        <w:rPr>
          <w:bCs/>
          <w:color w:val="000000" w:themeColor="text1"/>
          <w:sz w:val="24"/>
          <w:szCs w:val="24"/>
          <w:highlight w:val="white"/>
        </w:rPr>
        <w:t>several</w:t>
      </w:r>
      <w:r w:rsidR="00E4770F" w:rsidRPr="006C670D">
        <w:rPr>
          <w:bCs/>
          <w:color w:val="000000" w:themeColor="text1"/>
          <w:sz w:val="24"/>
          <w:szCs w:val="24"/>
          <w:highlight w:val="white"/>
        </w:rPr>
        <w:t xml:space="preserve"> </w:t>
      </w:r>
      <w:r w:rsidRPr="006C670D">
        <w:rPr>
          <w:bCs/>
          <w:color w:val="000000" w:themeColor="text1"/>
          <w:sz w:val="24"/>
          <w:szCs w:val="24"/>
          <w:highlight w:val="white"/>
        </w:rPr>
        <w:t xml:space="preserve">genomic regions correlated with reduced propionate sensitivity. </w:t>
      </w:r>
      <w:r w:rsidR="00E328F1" w:rsidRPr="006C670D">
        <w:rPr>
          <w:bCs/>
          <w:color w:val="000000" w:themeColor="text1"/>
          <w:sz w:val="24"/>
          <w:szCs w:val="24"/>
          <w:highlight w:val="white"/>
        </w:rPr>
        <w:t xml:space="preserve">We </w:t>
      </w:r>
      <w:r w:rsidR="007076CF" w:rsidRPr="006C670D">
        <w:rPr>
          <w:bCs/>
          <w:color w:val="000000" w:themeColor="text1"/>
          <w:sz w:val="24"/>
          <w:szCs w:val="24"/>
          <w:highlight w:val="white"/>
        </w:rPr>
        <w:t>f</w:t>
      </w:r>
      <w:r w:rsidR="00154DB9" w:rsidRPr="006C670D">
        <w:rPr>
          <w:bCs/>
          <w:color w:val="000000" w:themeColor="text1"/>
          <w:sz w:val="24"/>
          <w:szCs w:val="24"/>
          <w:highlight w:val="white"/>
        </w:rPr>
        <w:t>i</w:t>
      </w:r>
      <w:r w:rsidR="007076CF" w:rsidRPr="006C670D">
        <w:rPr>
          <w:bCs/>
          <w:color w:val="000000" w:themeColor="text1"/>
          <w:sz w:val="24"/>
          <w:szCs w:val="24"/>
          <w:highlight w:val="white"/>
        </w:rPr>
        <w:t xml:space="preserve">nd </w:t>
      </w:r>
      <w:r w:rsidR="00E328F1" w:rsidRPr="006C670D">
        <w:rPr>
          <w:bCs/>
          <w:color w:val="000000" w:themeColor="text1"/>
          <w:sz w:val="24"/>
          <w:szCs w:val="24"/>
          <w:highlight w:val="white"/>
        </w:rPr>
        <w:t xml:space="preserve">that natural variation in </w:t>
      </w:r>
      <w:r w:rsidRPr="006C670D">
        <w:rPr>
          <w:bCs/>
          <w:color w:val="000000" w:themeColor="text1"/>
          <w:sz w:val="24"/>
          <w:szCs w:val="24"/>
          <w:highlight w:val="white"/>
        </w:rPr>
        <w:t xml:space="preserve">the </w:t>
      </w:r>
      <w:r w:rsidR="00E328F1" w:rsidRPr="006C670D">
        <w:rPr>
          <w:bCs/>
          <w:color w:val="000000" w:themeColor="text1"/>
          <w:sz w:val="24"/>
          <w:szCs w:val="24"/>
          <w:highlight w:val="white"/>
        </w:rPr>
        <w:t>putative glucuronosyltransferase GLCT-3, a homolog of human B3GAT, partly explain</w:t>
      </w:r>
      <w:r w:rsidR="00154DB9" w:rsidRPr="006C670D">
        <w:rPr>
          <w:bCs/>
          <w:color w:val="000000" w:themeColor="text1"/>
          <w:sz w:val="24"/>
          <w:szCs w:val="24"/>
          <w:highlight w:val="white"/>
        </w:rPr>
        <w:t>s</w:t>
      </w:r>
      <w:r w:rsidR="00E328F1" w:rsidRPr="006C670D">
        <w:rPr>
          <w:bCs/>
          <w:color w:val="000000" w:themeColor="text1"/>
          <w:sz w:val="24"/>
          <w:szCs w:val="24"/>
          <w:highlight w:val="white"/>
        </w:rPr>
        <w:t xml:space="preserve"> difference</w:t>
      </w:r>
      <w:r w:rsidRPr="006C670D">
        <w:rPr>
          <w:bCs/>
          <w:color w:val="000000" w:themeColor="text1"/>
          <w:sz w:val="24"/>
          <w:szCs w:val="24"/>
          <w:highlight w:val="white"/>
        </w:rPr>
        <w:t>s</w:t>
      </w:r>
      <w:r w:rsidR="00E328F1" w:rsidRPr="006C670D">
        <w:rPr>
          <w:bCs/>
          <w:color w:val="000000" w:themeColor="text1"/>
          <w:sz w:val="24"/>
          <w:szCs w:val="24"/>
          <w:highlight w:val="white"/>
        </w:rPr>
        <w:t xml:space="preserve"> in propionate sensitivity </w:t>
      </w:r>
      <w:r w:rsidRPr="006C670D">
        <w:rPr>
          <w:bCs/>
          <w:color w:val="000000" w:themeColor="text1"/>
          <w:sz w:val="24"/>
          <w:szCs w:val="24"/>
          <w:highlight w:val="white"/>
        </w:rPr>
        <w:t xml:space="preserve">in one of these genomic intervals. Using genome-editing, </w:t>
      </w:r>
      <w:r w:rsidR="00E328F1" w:rsidRPr="006C670D">
        <w:rPr>
          <w:bCs/>
          <w:color w:val="000000" w:themeColor="text1"/>
          <w:sz w:val="24"/>
          <w:szCs w:val="24"/>
          <w:highlight w:val="white"/>
        </w:rPr>
        <w:t xml:space="preserve">we demonstrate that </w:t>
      </w:r>
      <w:r w:rsidR="00A9637F" w:rsidRPr="006C670D">
        <w:rPr>
          <w:bCs/>
          <w:color w:val="000000" w:themeColor="text1"/>
          <w:sz w:val="24"/>
          <w:szCs w:val="24"/>
          <w:highlight w:val="white"/>
        </w:rPr>
        <w:t xml:space="preserve">loss-of-function alleles in </w:t>
      </w:r>
      <w:r w:rsidR="00A9637F" w:rsidRPr="006C670D">
        <w:rPr>
          <w:bCs/>
          <w:i/>
          <w:iCs/>
          <w:color w:val="000000" w:themeColor="text1"/>
          <w:sz w:val="24"/>
          <w:szCs w:val="24"/>
          <w:highlight w:val="white"/>
        </w:rPr>
        <w:t>glct-3</w:t>
      </w:r>
      <w:r w:rsidR="00A9637F" w:rsidRPr="006C670D">
        <w:rPr>
          <w:bCs/>
          <w:color w:val="000000" w:themeColor="text1"/>
          <w:sz w:val="24"/>
          <w:szCs w:val="24"/>
          <w:highlight w:val="white"/>
        </w:rPr>
        <w:t xml:space="preserve"> render the animals less sensitive to propionate. </w:t>
      </w:r>
      <w:r w:rsidRPr="006C670D">
        <w:rPr>
          <w:bCs/>
          <w:color w:val="000000" w:themeColor="text1"/>
          <w:sz w:val="24"/>
          <w:szCs w:val="24"/>
          <w:highlight w:val="white"/>
        </w:rPr>
        <w:t>Additionally, we f</w:t>
      </w:r>
      <w:r w:rsidR="00154DB9" w:rsidRPr="006C670D">
        <w:rPr>
          <w:bCs/>
          <w:color w:val="000000" w:themeColor="text1"/>
          <w:sz w:val="24"/>
          <w:szCs w:val="24"/>
          <w:highlight w:val="white"/>
        </w:rPr>
        <w:t>i</w:t>
      </w:r>
      <w:r w:rsidRPr="006C670D">
        <w:rPr>
          <w:bCs/>
          <w:color w:val="000000" w:themeColor="text1"/>
          <w:sz w:val="24"/>
          <w:szCs w:val="24"/>
          <w:highlight w:val="white"/>
        </w:rPr>
        <w:t xml:space="preserve">nd that </w:t>
      </w:r>
      <w:r w:rsidRPr="006C670D">
        <w:rPr>
          <w:bCs/>
          <w:i/>
          <w:color w:val="000000" w:themeColor="text1"/>
          <w:sz w:val="24"/>
          <w:szCs w:val="24"/>
          <w:highlight w:val="white"/>
        </w:rPr>
        <w:t xml:space="preserve">C. elegans </w:t>
      </w:r>
      <w:r w:rsidRPr="006C670D">
        <w:rPr>
          <w:bCs/>
          <w:color w:val="000000" w:themeColor="text1"/>
          <w:sz w:val="24"/>
          <w:szCs w:val="24"/>
          <w:highlight w:val="white"/>
        </w:rPr>
        <w:t xml:space="preserve">has an expansion of the </w:t>
      </w:r>
      <w:proofErr w:type="spellStart"/>
      <w:r w:rsidR="003430AE" w:rsidRPr="005E0025">
        <w:rPr>
          <w:bCs/>
          <w:i/>
          <w:color w:val="000000" w:themeColor="text1"/>
          <w:sz w:val="24"/>
          <w:szCs w:val="24"/>
          <w:highlight w:val="white"/>
        </w:rPr>
        <w:t>glct</w:t>
      </w:r>
      <w:proofErr w:type="spellEnd"/>
      <w:r w:rsidR="003430AE" w:rsidRPr="005E0025">
        <w:rPr>
          <w:bCs/>
          <w:i/>
          <w:color w:val="000000" w:themeColor="text1"/>
          <w:sz w:val="24"/>
          <w:szCs w:val="24"/>
          <w:highlight w:val="white"/>
        </w:rPr>
        <w:t xml:space="preserve"> </w:t>
      </w:r>
      <w:r w:rsidR="00397DF9" w:rsidRPr="006C670D">
        <w:rPr>
          <w:bCs/>
          <w:color w:val="000000" w:themeColor="text1"/>
          <w:sz w:val="24"/>
          <w:szCs w:val="24"/>
          <w:highlight w:val="white"/>
        </w:rPr>
        <w:t>gene family</w:t>
      </w:r>
      <w:r w:rsidR="00C0073F" w:rsidRPr="006C670D">
        <w:rPr>
          <w:bCs/>
          <w:color w:val="000000" w:themeColor="text1"/>
          <w:sz w:val="24"/>
          <w:szCs w:val="24"/>
          <w:highlight w:val="white"/>
        </w:rPr>
        <w:t xml:space="preserve">, suggesting that </w:t>
      </w:r>
      <w:r w:rsidR="00F02D88" w:rsidRPr="006C670D">
        <w:rPr>
          <w:bCs/>
          <w:color w:val="000000" w:themeColor="text1"/>
          <w:sz w:val="24"/>
          <w:szCs w:val="24"/>
          <w:highlight w:val="white"/>
        </w:rPr>
        <w:t xml:space="preserve">the </w:t>
      </w:r>
      <w:r w:rsidR="00397DF9" w:rsidRPr="006C670D">
        <w:rPr>
          <w:bCs/>
          <w:color w:val="000000" w:themeColor="text1"/>
          <w:sz w:val="24"/>
          <w:szCs w:val="24"/>
          <w:highlight w:val="white"/>
        </w:rPr>
        <w:t xml:space="preserve">number of members of this family </w:t>
      </w:r>
      <w:r w:rsidR="00C60A5D" w:rsidRPr="006C670D">
        <w:rPr>
          <w:bCs/>
          <w:color w:val="000000" w:themeColor="text1"/>
          <w:sz w:val="24"/>
          <w:szCs w:val="24"/>
          <w:highlight w:val="white"/>
        </w:rPr>
        <w:t xml:space="preserve">could </w:t>
      </w:r>
      <w:r w:rsidR="00397DF9" w:rsidRPr="006C670D">
        <w:rPr>
          <w:bCs/>
          <w:color w:val="000000" w:themeColor="text1"/>
          <w:sz w:val="24"/>
          <w:szCs w:val="24"/>
          <w:highlight w:val="white"/>
        </w:rPr>
        <w:t xml:space="preserve">influence sensitivity to excess propionate. </w:t>
      </w:r>
      <w:r w:rsidR="00A9637F" w:rsidRPr="006C670D">
        <w:rPr>
          <w:bCs/>
          <w:color w:val="000000" w:themeColor="text1"/>
          <w:sz w:val="24"/>
          <w:szCs w:val="24"/>
          <w:highlight w:val="white"/>
        </w:rPr>
        <w:t>Our</w:t>
      </w:r>
      <w:r w:rsidR="00E328F1" w:rsidRPr="006C670D">
        <w:rPr>
          <w:bCs/>
          <w:color w:val="000000" w:themeColor="text1"/>
          <w:sz w:val="24"/>
          <w:szCs w:val="24"/>
          <w:highlight w:val="white"/>
        </w:rPr>
        <w:t xml:space="preserve"> findings demonstrate that natural variation in </w:t>
      </w:r>
      <w:r w:rsidR="002A03EE" w:rsidRPr="006C670D">
        <w:rPr>
          <w:bCs/>
          <w:color w:val="000000" w:themeColor="text1"/>
          <w:sz w:val="24"/>
          <w:szCs w:val="24"/>
          <w:highlight w:val="white"/>
        </w:rPr>
        <w:t xml:space="preserve">metabolic </w:t>
      </w:r>
      <w:r w:rsidR="00D80312" w:rsidRPr="006C670D">
        <w:rPr>
          <w:bCs/>
          <w:color w:val="000000" w:themeColor="text1"/>
          <w:sz w:val="24"/>
          <w:szCs w:val="24"/>
          <w:highlight w:val="white"/>
        </w:rPr>
        <w:t>genes that are not directly associated with propionate breakdown</w:t>
      </w:r>
      <w:r w:rsidR="00E328F1" w:rsidRPr="006C670D">
        <w:rPr>
          <w:bCs/>
          <w:color w:val="000000" w:themeColor="text1"/>
          <w:sz w:val="24"/>
          <w:szCs w:val="24"/>
          <w:highlight w:val="white"/>
        </w:rPr>
        <w:t xml:space="preserve"> can </w:t>
      </w:r>
      <w:r w:rsidR="00FA5E7F">
        <w:rPr>
          <w:bCs/>
          <w:color w:val="000000" w:themeColor="text1"/>
          <w:sz w:val="24"/>
          <w:szCs w:val="24"/>
          <w:highlight w:val="white"/>
        </w:rPr>
        <w:t>modulate</w:t>
      </w:r>
      <w:r w:rsidR="00E328F1" w:rsidRPr="006C670D">
        <w:rPr>
          <w:bCs/>
          <w:color w:val="000000" w:themeColor="text1"/>
          <w:sz w:val="24"/>
          <w:szCs w:val="24"/>
          <w:highlight w:val="white"/>
        </w:rPr>
        <w:t xml:space="preserve"> propionate sensitivity</w:t>
      </w:r>
      <w:r w:rsidR="00D80312" w:rsidRPr="006C670D">
        <w:rPr>
          <w:bCs/>
          <w:color w:val="000000" w:themeColor="text1"/>
          <w:sz w:val="24"/>
          <w:szCs w:val="24"/>
          <w:highlight w:val="white"/>
        </w:rPr>
        <w:t>. Our study</w:t>
      </w:r>
      <w:r w:rsidR="00E328F1" w:rsidRPr="006C670D">
        <w:rPr>
          <w:bCs/>
          <w:color w:val="000000" w:themeColor="text1"/>
          <w:sz w:val="24"/>
          <w:szCs w:val="24"/>
          <w:highlight w:val="white"/>
        </w:rPr>
        <w:t xml:space="preserve"> provide</w:t>
      </w:r>
      <w:r w:rsidR="00D80312" w:rsidRPr="006C670D">
        <w:rPr>
          <w:bCs/>
          <w:color w:val="000000" w:themeColor="text1"/>
          <w:sz w:val="24"/>
          <w:szCs w:val="24"/>
          <w:highlight w:val="white"/>
        </w:rPr>
        <w:t>s</w:t>
      </w:r>
      <w:r w:rsidR="00E328F1" w:rsidRPr="006C670D">
        <w:rPr>
          <w:bCs/>
          <w:color w:val="000000" w:themeColor="text1"/>
          <w:sz w:val="24"/>
          <w:szCs w:val="24"/>
          <w:highlight w:val="white"/>
        </w:rPr>
        <w:t xml:space="preserve"> a framework for </w:t>
      </w:r>
      <w:r w:rsidR="00397DF9" w:rsidRPr="006C670D">
        <w:rPr>
          <w:bCs/>
          <w:color w:val="000000" w:themeColor="text1"/>
          <w:sz w:val="24"/>
          <w:szCs w:val="24"/>
          <w:highlight w:val="white"/>
        </w:rPr>
        <w:t xml:space="preserve">using </w:t>
      </w:r>
      <w:r w:rsidR="00397DF9" w:rsidRPr="006C670D">
        <w:rPr>
          <w:bCs/>
          <w:i/>
          <w:color w:val="000000" w:themeColor="text1"/>
          <w:sz w:val="24"/>
          <w:szCs w:val="24"/>
          <w:highlight w:val="white"/>
        </w:rPr>
        <w:t xml:space="preserve">C. elegans </w:t>
      </w:r>
      <w:r w:rsidR="00397DF9" w:rsidRPr="006C670D">
        <w:rPr>
          <w:bCs/>
          <w:color w:val="000000" w:themeColor="text1"/>
          <w:sz w:val="24"/>
          <w:szCs w:val="24"/>
          <w:highlight w:val="white"/>
        </w:rPr>
        <w:t xml:space="preserve">to characterize the contributions of </w:t>
      </w:r>
      <w:r w:rsidR="00E328F1" w:rsidRPr="006C670D">
        <w:rPr>
          <w:bCs/>
          <w:color w:val="000000" w:themeColor="text1"/>
          <w:sz w:val="24"/>
          <w:szCs w:val="24"/>
          <w:highlight w:val="white"/>
        </w:rPr>
        <w:t>genetic background to inborn errors in human metabolism.</w:t>
      </w:r>
    </w:p>
    <w:p w14:paraId="00000006" w14:textId="3561D4AC" w:rsidR="00ED00D2" w:rsidRPr="006C670D" w:rsidRDefault="00ED00D2" w:rsidP="008120F4">
      <w:pPr>
        <w:spacing w:line="480" w:lineRule="auto"/>
        <w:jc w:val="both"/>
        <w:rPr>
          <w:b/>
          <w:color w:val="0070C0"/>
          <w:sz w:val="24"/>
          <w:szCs w:val="24"/>
        </w:rPr>
      </w:pPr>
    </w:p>
    <w:p w14:paraId="6300BE5B" w14:textId="1B62FE07" w:rsidR="00EA4D99" w:rsidRPr="006C670D" w:rsidRDefault="00AA74E8" w:rsidP="006C670D">
      <w:pPr>
        <w:outlineLvl w:val="0"/>
        <w:rPr>
          <w:b/>
          <w:color w:val="000000" w:themeColor="text1"/>
          <w:sz w:val="24"/>
          <w:szCs w:val="24"/>
        </w:rPr>
      </w:pPr>
      <w:r w:rsidRPr="006C670D">
        <w:rPr>
          <w:b/>
          <w:color w:val="000000" w:themeColor="text1"/>
          <w:sz w:val="24"/>
          <w:szCs w:val="24"/>
        </w:rPr>
        <w:br w:type="page"/>
      </w:r>
      <w:r w:rsidR="00E60F52" w:rsidRPr="006C670D">
        <w:rPr>
          <w:b/>
          <w:color w:val="000000" w:themeColor="text1"/>
          <w:sz w:val="24"/>
          <w:szCs w:val="24"/>
        </w:rPr>
        <w:lastRenderedPageBreak/>
        <w:t>INTRODUCTION</w:t>
      </w:r>
    </w:p>
    <w:p w14:paraId="3FB81AB3" w14:textId="77777777" w:rsidR="008C7758" w:rsidRPr="006C670D" w:rsidRDefault="008C7758" w:rsidP="008C7758">
      <w:pPr>
        <w:rPr>
          <w:b/>
          <w:color w:val="0070C0"/>
          <w:sz w:val="24"/>
          <w:szCs w:val="24"/>
        </w:rPr>
      </w:pPr>
    </w:p>
    <w:p w14:paraId="03B5E318" w14:textId="09E8BECD" w:rsidR="00D53FEB" w:rsidRPr="006C670D" w:rsidRDefault="00486AAC" w:rsidP="008120F4">
      <w:pPr>
        <w:spacing w:line="480" w:lineRule="auto"/>
        <w:jc w:val="both"/>
        <w:rPr>
          <w:color w:val="000000" w:themeColor="text1"/>
          <w:sz w:val="24"/>
          <w:szCs w:val="24"/>
        </w:rPr>
      </w:pPr>
      <w:r w:rsidRPr="006C670D">
        <w:rPr>
          <w:color w:val="000000" w:themeColor="text1"/>
          <w:sz w:val="24"/>
          <w:szCs w:val="24"/>
        </w:rPr>
        <w:t xml:space="preserve">Inborn errors of </w:t>
      </w:r>
      <w:r w:rsidR="00522822" w:rsidRPr="006C670D">
        <w:rPr>
          <w:color w:val="000000" w:themeColor="text1"/>
          <w:sz w:val="24"/>
          <w:szCs w:val="24"/>
        </w:rPr>
        <w:t xml:space="preserve">human </w:t>
      </w:r>
      <w:r w:rsidRPr="006C670D">
        <w:rPr>
          <w:color w:val="000000" w:themeColor="text1"/>
          <w:sz w:val="24"/>
          <w:szCs w:val="24"/>
        </w:rPr>
        <w:t xml:space="preserve">metabolism are </w:t>
      </w:r>
      <w:r w:rsidR="00955DB4" w:rsidRPr="006C670D">
        <w:rPr>
          <w:color w:val="000000" w:themeColor="text1"/>
          <w:sz w:val="24"/>
          <w:szCs w:val="24"/>
        </w:rPr>
        <w:t>rare genetic diseases in which dietary nutrients or cellular metabolites cannot be broken down to generate energy, biomass</w:t>
      </w:r>
      <w:r w:rsidR="0014317F" w:rsidRPr="006C670D">
        <w:rPr>
          <w:color w:val="000000" w:themeColor="text1"/>
          <w:sz w:val="24"/>
          <w:szCs w:val="24"/>
        </w:rPr>
        <w:t>,</w:t>
      </w:r>
      <w:r w:rsidR="00955DB4" w:rsidRPr="006C670D">
        <w:rPr>
          <w:color w:val="000000" w:themeColor="text1"/>
          <w:sz w:val="24"/>
          <w:szCs w:val="24"/>
        </w:rPr>
        <w:t xml:space="preserve"> or remove toxic compounds.</w:t>
      </w:r>
      <w:r w:rsidR="00167136" w:rsidRPr="006C670D">
        <w:rPr>
          <w:color w:val="000000" w:themeColor="text1"/>
          <w:sz w:val="24"/>
          <w:szCs w:val="24"/>
        </w:rPr>
        <w:t xml:space="preserve"> Most of these disorders are caused by </w:t>
      </w:r>
      <w:r w:rsidR="00D80312" w:rsidRPr="006C670D">
        <w:rPr>
          <w:color w:val="000000" w:themeColor="text1"/>
          <w:sz w:val="24"/>
          <w:szCs w:val="24"/>
        </w:rPr>
        <w:t xml:space="preserve">loss-of-function </w:t>
      </w:r>
      <w:r w:rsidR="00167136" w:rsidRPr="006C670D">
        <w:rPr>
          <w:color w:val="000000" w:themeColor="text1"/>
          <w:sz w:val="24"/>
          <w:szCs w:val="24"/>
        </w:rPr>
        <w:t>mutation</w:t>
      </w:r>
      <w:r w:rsidR="002077D6" w:rsidRPr="006C670D">
        <w:rPr>
          <w:color w:val="000000" w:themeColor="text1"/>
          <w:sz w:val="24"/>
          <w:szCs w:val="24"/>
        </w:rPr>
        <w:t>s</w:t>
      </w:r>
      <w:r w:rsidR="00167136" w:rsidRPr="006C670D">
        <w:rPr>
          <w:color w:val="000000" w:themeColor="text1"/>
          <w:sz w:val="24"/>
          <w:szCs w:val="24"/>
        </w:rPr>
        <w:t xml:space="preserve"> in </w:t>
      </w:r>
      <w:r w:rsidR="002077D6" w:rsidRPr="006C670D">
        <w:rPr>
          <w:color w:val="000000" w:themeColor="text1"/>
          <w:sz w:val="24"/>
          <w:szCs w:val="24"/>
        </w:rPr>
        <w:t xml:space="preserve">genes encoding </w:t>
      </w:r>
      <w:r w:rsidR="00167136" w:rsidRPr="006C670D">
        <w:rPr>
          <w:color w:val="000000" w:themeColor="text1"/>
          <w:sz w:val="24"/>
          <w:szCs w:val="24"/>
        </w:rPr>
        <w:t>metabolic enzymes</w:t>
      </w:r>
      <w:r w:rsidR="00522822" w:rsidRPr="006C670D">
        <w:rPr>
          <w:color w:val="000000" w:themeColor="text1"/>
          <w:sz w:val="24"/>
          <w:szCs w:val="24"/>
        </w:rPr>
        <w:t xml:space="preserve"> or metabolite transporters</w:t>
      </w:r>
      <w:r w:rsidR="00167136" w:rsidRPr="006C670D">
        <w:rPr>
          <w:color w:val="000000" w:themeColor="text1"/>
          <w:sz w:val="24"/>
          <w:szCs w:val="24"/>
        </w:rPr>
        <w:t>.</w:t>
      </w:r>
      <w:r w:rsidR="00A33935" w:rsidRPr="006C670D">
        <w:rPr>
          <w:color w:val="000000" w:themeColor="text1"/>
          <w:sz w:val="24"/>
          <w:szCs w:val="24"/>
        </w:rPr>
        <w:t xml:space="preserve"> </w:t>
      </w:r>
      <w:r w:rsidR="000D69FA" w:rsidRPr="006C670D">
        <w:rPr>
          <w:color w:val="000000" w:themeColor="text1"/>
          <w:sz w:val="24"/>
          <w:szCs w:val="24"/>
        </w:rPr>
        <w:t>I</w:t>
      </w:r>
      <w:r w:rsidR="00A33935" w:rsidRPr="006C670D">
        <w:rPr>
          <w:color w:val="000000" w:themeColor="text1"/>
          <w:sz w:val="24"/>
          <w:szCs w:val="24"/>
        </w:rPr>
        <w:t>nborn errors of metabolism are</w:t>
      </w:r>
      <w:r w:rsidR="000D69FA" w:rsidRPr="006C670D">
        <w:rPr>
          <w:color w:val="000000" w:themeColor="text1"/>
          <w:sz w:val="24"/>
          <w:szCs w:val="24"/>
        </w:rPr>
        <w:t xml:space="preserve"> often considered</w:t>
      </w:r>
      <w:r w:rsidR="00A33935" w:rsidRPr="006C670D">
        <w:rPr>
          <w:color w:val="000000" w:themeColor="text1"/>
          <w:sz w:val="24"/>
          <w:szCs w:val="24"/>
        </w:rPr>
        <w:t xml:space="preserve"> </w:t>
      </w:r>
      <w:r w:rsidR="000D69FA" w:rsidRPr="006C670D">
        <w:rPr>
          <w:color w:val="000000" w:themeColor="text1"/>
          <w:sz w:val="24"/>
          <w:szCs w:val="24"/>
        </w:rPr>
        <w:t>monogenic</w:t>
      </w:r>
      <w:r w:rsidR="00A33935" w:rsidRPr="006C670D">
        <w:rPr>
          <w:color w:val="000000" w:themeColor="text1"/>
          <w:sz w:val="24"/>
          <w:szCs w:val="24"/>
        </w:rPr>
        <w:t xml:space="preserve"> disorders</w:t>
      </w:r>
      <w:r w:rsidR="00D80312" w:rsidRPr="006C670D">
        <w:rPr>
          <w:color w:val="000000" w:themeColor="text1"/>
          <w:sz w:val="24"/>
          <w:szCs w:val="24"/>
        </w:rPr>
        <w:t>.</w:t>
      </w:r>
      <w:r w:rsidR="00A33935" w:rsidRPr="006C670D">
        <w:rPr>
          <w:color w:val="000000" w:themeColor="text1"/>
          <w:sz w:val="24"/>
          <w:szCs w:val="24"/>
        </w:rPr>
        <w:t xml:space="preserve"> </w:t>
      </w:r>
      <w:r w:rsidR="00D80312" w:rsidRPr="006C670D">
        <w:rPr>
          <w:color w:val="000000" w:themeColor="text1"/>
          <w:sz w:val="24"/>
          <w:szCs w:val="24"/>
        </w:rPr>
        <w:t>H</w:t>
      </w:r>
      <w:r w:rsidR="000D69FA" w:rsidRPr="006C670D">
        <w:rPr>
          <w:color w:val="000000" w:themeColor="text1"/>
          <w:sz w:val="24"/>
          <w:szCs w:val="24"/>
        </w:rPr>
        <w:t xml:space="preserve">owever, </w:t>
      </w:r>
      <w:r w:rsidR="00A33935" w:rsidRPr="006C670D">
        <w:rPr>
          <w:color w:val="000000" w:themeColor="text1"/>
          <w:sz w:val="24"/>
          <w:szCs w:val="24"/>
        </w:rPr>
        <w:t>the penetrance and expressivity of these diseases can vary</w:t>
      </w:r>
      <w:r w:rsidR="0049399A"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PEVuZE5vdGU+PENpdGU+PEF1dGhvcj5BcmdtYW5uPC9BdXRob3I+PFllYXI+MjAxNjwvWWVhcj48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PEVuZE5vdGU+PENpdGU+PEF1dGhvcj5BcmdtYW5uPC9BdXRob3I+PFllYXI+MjAxNjwvWWVhcj48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w:t>
      </w:r>
      <w:r w:rsidR="00D873C7">
        <w:rPr>
          <w:color w:val="000000" w:themeColor="text1"/>
          <w:sz w:val="24"/>
          <w:szCs w:val="24"/>
        </w:rPr>
        <w:fldChar w:fldCharType="end"/>
      </w:r>
      <w:r w:rsidR="00A33935" w:rsidRPr="006C670D">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PEVuZE5vdGU+PENpdGU+PEF1dGhvcj5BcmdtYW5uPC9BdXRob3I+PFllYXI+MjAxNjwvWWVhcj48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PEVuZE5vdGU+PENpdGU+PEF1dGhvcj5BcmdtYW5uPC9BdXRob3I+PFllYXI+MjAxNjwvWWVhcj48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w:t>
      </w:r>
      <w:r w:rsidR="00D873C7">
        <w:rPr>
          <w:color w:val="000000" w:themeColor="text1"/>
          <w:sz w:val="24"/>
          <w:szCs w:val="24"/>
        </w:rPr>
        <w:fldChar w:fldCharType="end"/>
      </w:r>
      <w:r w:rsidR="00A33935" w:rsidRPr="006C670D">
        <w:rPr>
          <w:color w:val="000000" w:themeColor="text1"/>
          <w:sz w:val="24"/>
          <w:szCs w:val="24"/>
        </w:rPr>
        <w:t>.</w:t>
      </w:r>
      <w:r w:rsidR="00B110C6" w:rsidRPr="006C670D">
        <w:rPr>
          <w:color w:val="000000" w:themeColor="text1"/>
          <w:sz w:val="24"/>
          <w:szCs w:val="24"/>
        </w:rPr>
        <w:t xml:space="preserve"> </w:t>
      </w:r>
      <w:r w:rsidR="00D80312" w:rsidRPr="006C670D">
        <w:rPr>
          <w:color w:val="000000" w:themeColor="text1"/>
          <w:sz w:val="24"/>
          <w:szCs w:val="24"/>
        </w:rPr>
        <w:t xml:space="preserve">If true, </w:t>
      </w:r>
      <w:r w:rsidR="00B110C6" w:rsidRPr="006C670D">
        <w:rPr>
          <w:color w:val="000000" w:themeColor="text1"/>
          <w:sz w:val="24"/>
          <w:szCs w:val="24"/>
        </w:rPr>
        <w:t xml:space="preserve">modifier genes </w:t>
      </w:r>
      <w:r w:rsidR="00A73DB3" w:rsidRPr="006C670D">
        <w:rPr>
          <w:color w:val="000000" w:themeColor="text1"/>
          <w:sz w:val="24"/>
          <w:szCs w:val="24"/>
        </w:rPr>
        <w:t>could</w:t>
      </w:r>
      <w:r w:rsidR="00D80312" w:rsidRPr="006C670D">
        <w:rPr>
          <w:color w:val="000000" w:themeColor="text1"/>
          <w:sz w:val="24"/>
          <w:szCs w:val="24"/>
        </w:rPr>
        <w:t xml:space="preserve"> </w:t>
      </w:r>
      <w:r w:rsidR="00B110C6" w:rsidRPr="006C670D">
        <w:rPr>
          <w:color w:val="000000" w:themeColor="text1"/>
          <w:sz w:val="24"/>
          <w:szCs w:val="24"/>
        </w:rPr>
        <w:t xml:space="preserve">harbor variation </w:t>
      </w:r>
      <w:r w:rsidR="00D80312" w:rsidRPr="006C670D">
        <w:rPr>
          <w:color w:val="000000" w:themeColor="text1"/>
          <w:sz w:val="24"/>
          <w:szCs w:val="24"/>
        </w:rPr>
        <w:t xml:space="preserve">in different genetic backgrounds </w:t>
      </w:r>
      <w:r w:rsidR="00B110C6" w:rsidRPr="006C670D">
        <w:rPr>
          <w:color w:val="000000" w:themeColor="text1"/>
          <w:sz w:val="24"/>
          <w:szCs w:val="24"/>
        </w:rPr>
        <w:t xml:space="preserve">and affect </w:t>
      </w:r>
      <w:r w:rsidR="0014317F" w:rsidRPr="006C670D">
        <w:rPr>
          <w:color w:val="000000" w:themeColor="text1"/>
          <w:sz w:val="24"/>
          <w:szCs w:val="24"/>
        </w:rPr>
        <w:t>the penetrance and expressivity of metabolic disorders</w:t>
      </w:r>
      <w:r w:rsidR="00B110C6" w:rsidRPr="006C670D">
        <w:rPr>
          <w:color w:val="000000" w:themeColor="text1"/>
          <w:sz w:val="24"/>
          <w:szCs w:val="24"/>
        </w:rPr>
        <w:t>. However, because such diseases are rare, often with incidences of 1:50,000 or fewer, identifying modifier genes in human populations has been exceedingly difficult</w:t>
      </w:r>
      <w:r w:rsidR="00151B2F"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PEVuZE5vdGU+PENpdGU+PEF1dGhvcj5BcmdtYW5uPC9BdXRob3I+PFllYXI+MjAxNjwvWWVhcj48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PEVuZE5vdGU+PENpdGU+PEF1dGhvcj5BcmdtYW5uPC9BdXRob3I+PFllYXI+MjAxNjwvWWVhcj48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 2]</w:t>
      </w:r>
      <w:r w:rsidR="00D873C7">
        <w:rPr>
          <w:color w:val="000000" w:themeColor="text1"/>
          <w:sz w:val="24"/>
          <w:szCs w:val="24"/>
        </w:rPr>
        <w:fldChar w:fldCharType="end"/>
      </w:r>
      <w:r w:rsidR="00B110C6" w:rsidRPr="006C670D">
        <w:rPr>
          <w:color w:val="000000" w:themeColor="text1"/>
          <w:sz w:val="24"/>
          <w:szCs w:val="24"/>
        </w:rPr>
        <w:t>.</w:t>
      </w:r>
    </w:p>
    <w:p w14:paraId="1237A74B" w14:textId="6D554DAF" w:rsidR="000E339F" w:rsidRPr="006C670D" w:rsidRDefault="002A52C4" w:rsidP="008120F4">
      <w:pPr>
        <w:spacing w:line="480" w:lineRule="auto"/>
        <w:jc w:val="both"/>
        <w:rPr>
          <w:color w:val="000000" w:themeColor="text1"/>
          <w:sz w:val="24"/>
          <w:szCs w:val="24"/>
        </w:rPr>
      </w:pPr>
      <w:r w:rsidRPr="006C670D">
        <w:rPr>
          <w:color w:val="000000" w:themeColor="text1"/>
          <w:sz w:val="24"/>
          <w:szCs w:val="24"/>
        </w:rPr>
        <w:tab/>
        <w:t>Propionic and methylmalonic acidemia are inborn errors of metabolism in which the short</w:t>
      </w:r>
      <w:r w:rsidR="00AA7714" w:rsidRPr="006C670D">
        <w:rPr>
          <w:color w:val="000000" w:themeColor="text1"/>
          <w:sz w:val="24"/>
          <w:szCs w:val="24"/>
        </w:rPr>
        <w:t>-</w:t>
      </w:r>
      <w:r w:rsidRPr="006C670D">
        <w:rPr>
          <w:color w:val="000000" w:themeColor="text1"/>
          <w:sz w:val="24"/>
          <w:szCs w:val="24"/>
        </w:rPr>
        <w:t xml:space="preserve">chain fatty acid </w:t>
      </w:r>
      <w:r w:rsidR="001E4A12" w:rsidRPr="006C670D">
        <w:rPr>
          <w:color w:val="000000" w:themeColor="text1"/>
          <w:sz w:val="24"/>
          <w:szCs w:val="24"/>
        </w:rPr>
        <w:t xml:space="preserve">propionate </w:t>
      </w:r>
      <w:r w:rsidRPr="006C670D">
        <w:rPr>
          <w:color w:val="000000" w:themeColor="text1"/>
          <w:sz w:val="24"/>
          <w:szCs w:val="24"/>
        </w:rPr>
        <w:t>cannot be broken down</w:t>
      </w:r>
      <w:r w:rsidR="0021341F"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&lt;EndNote&gt;&lt;Cite&gt;&lt;Author&gt;Deodato&lt;/Author&gt;&lt;Year&gt;2006&lt;/Year&gt;&lt;RecNum&gt;3135&lt;/RecNum&gt;&lt;DisplayText&gt;[3]&lt;/DisplayText&gt;&lt;record&gt;&lt;rec-number&gt;3135&lt;/rec-number&gt;&lt;foreign-keys&gt;&lt;key app="EN" db-id="tfwxtpvvivxzfve50ee5x95y0afzp9xf0s5p" timestamp="1571668491"&gt;3135&lt;/key&gt;&lt;/foreign-keys&gt;&lt;ref-type name="Journal Article"&gt;17&lt;/ref-type&gt;&lt;contributors&gt;&lt;authors&gt;&lt;author&gt;Deodato, F.&lt;/author&gt;&lt;author&gt;Boenzi, S.&lt;/author&gt;&lt;author&gt;Santorelli, F. M.&lt;/author&gt;&lt;author&gt;Dionisi-Vici, C.&lt;/author&gt;&lt;/authors&gt;&lt;/contributors&gt;&lt;auth-address&gt;Division of Metabolism, Bambino Gesu Children&amp;apos;s Hospital, Piazza S. Onofrio 4, I-00165 Rome, Italy.&lt;/auth-address&gt;&lt;titles&gt;&lt;title&gt;Methylmalonic and propionic aciduria&lt;/title&gt;&lt;secondary-title&gt;Am J Med Genet C Semin Med Genet&lt;/secondary-title&gt;&lt;/titles&gt;&lt;periodical&gt;&lt;full-title&gt;Am J Med Genet C Semin Med Genet&lt;/full-title&gt;&lt;/periodical&gt;&lt;pages&gt;104-12&lt;/pages&gt;&lt;volume&gt;142C&lt;/volume&gt;&lt;number&gt;2&lt;/number&gt;&lt;keywords&gt;&lt;keyword&gt;Humans&lt;/keyword&gt;&lt;keyword&gt;Metabolism, Inborn Errors/*diagnosis/urine&lt;/keyword&gt;&lt;keyword&gt;Methylmalonic Acid/*urine&lt;/keyword&gt;&lt;keyword&gt;Propionates/*urine&lt;/keyword&gt;&lt;/keywords&gt;&lt;dates&gt;&lt;year&gt;2006&lt;/year&gt;&lt;pub-dates&gt;&lt;date&gt;May 15&lt;/date&gt;&lt;/pub-dates&gt;&lt;/dates&gt;&lt;isbn&gt;1552-4868 (Print)&amp;#xD;1552-4868 (Linking)&lt;/isbn&gt;&lt;accession-num&gt;16602092&lt;/accession-num&gt;&lt;urls&gt;&lt;related-urls&gt;&lt;url&gt;http://www.ncbi.nlm.nih.gov/pubmed/16602092&lt;/url&gt;&lt;/related-urls&gt;&lt;/urls&gt;&lt;electronic-resource-num&gt;10.1002/ajmg.c.30090&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w:t>
      </w:r>
      <w:r w:rsidR="00D873C7">
        <w:rPr>
          <w:color w:val="000000" w:themeColor="text1"/>
          <w:sz w:val="24"/>
          <w:szCs w:val="24"/>
        </w:rPr>
        <w:fldChar w:fldCharType="end"/>
      </w:r>
      <w:r w:rsidRPr="006C670D">
        <w:rPr>
          <w:color w:val="000000" w:themeColor="text1"/>
          <w:sz w:val="24"/>
          <w:szCs w:val="24"/>
        </w:rPr>
        <w:t xml:space="preserve">. Patients with propionic acidemia carry </w:t>
      </w:r>
      <w:r w:rsidR="00114D2A" w:rsidRPr="006C670D">
        <w:rPr>
          <w:color w:val="000000" w:themeColor="text1"/>
          <w:sz w:val="24"/>
          <w:szCs w:val="24"/>
        </w:rPr>
        <w:t xml:space="preserve">loss-of-function </w:t>
      </w:r>
      <w:r w:rsidRPr="006C670D">
        <w:rPr>
          <w:color w:val="000000" w:themeColor="text1"/>
          <w:sz w:val="24"/>
          <w:szCs w:val="24"/>
        </w:rPr>
        <w:t>mutations in</w:t>
      </w:r>
      <w:r w:rsidR="006902D3" w:rsidRPr="006C670D">
        <w:rPr>
          <w:color w:val="000000" w:themeColor="text1"/>
          <w:sz w:val="24"/>
          <w:szCs w:val="24"/>
        </w:rPr>
        <w:t xml:space="preserve"> </w:t>
      </w:r>
      <w:r w:rsidR="009E36E4" w:rsidRPr="006C670D">
        <w:rPr>
          <w:color w:val="000000" w:themeColor="text1"/>
          <w:sz w:val="24"/>
          <w:szCs w:val="24"/>
        </w:rPr>
        <w:t xml:space="preserve">both copies of </w:t>
      </w:r>
      <w:r w:rsidR="006902D3" w:rsidRPr="006C670D">
        <w:rPr>
          <w:color w:val="000000" w:themeColor="text1"/>
          <w:sz w:val="24"/>
          <w:szCs w:val="24"/>
        </w:rPr>
        <w:t>either one of</w:t>
      </w:r>
      <w:r w:rsidRPr="006C670D">
        <w:rPr>
          <w:color w:val="000000" w:themeColor="text1"/>
          <w:sz w:val="24"/>
          <w:szCs w:val="24"/>
        </w:rPr>
        <w:t xml:space="preserve"> two genes</w:t>
      </w:r>
      <w:r w:rsidR="00151B2F" w:rsidRPr="006C670D">
        <w:rPr>
          <w:color w:val="000000" w:themeColor="text1"/>
          <w:sz w:val="24"/>
          <w:szCs w:val="24"/>
        </w:rPr>
        <w:t xml:space="preserve">, PCCA </w:t>
      </w:r>
      <w:r w:rsidR="006902D3" w:rsidRPr="006C670D">
        <w:rPr>
          <w:color w:val="000000" w:themeColor="text1"/>
          <w:sz w:val="24"/>
          <w:szCs w:val="24"/>
        </w:rPr>
        <w:t>or</w:t>
      </w:r>
      <w:r w:rsidR="00151B2F" w:rsidRPr="006C670D">
        <w:rPr>
          <w:color w:val="000000" w:themeColor="text1"/>
          <w:sz w:val="24"/>
          <w:szCs w:val="24"/>
        </w:rPr>
        <w:t xml:space="preserve"> PCCB, </w:t>
      </w:r>
      <w:r w:rsidR="006902D3" w:rsidRPr="006C670D">
        <w:rPr>
          <w:color w:val="000000" w:themeColor="text1"/>
          <w:sz w:val="24"/>
          <w:szCs w:val="24"/>
        </w:rPr>
        <w:t>which</w:t>
      </w:r>
      <w:r w:rsidR="00151B2F" w:rsidRPr="006C670D">
        <w:rPr>
          <w:color w:val="000000" w:themeColor="text1"/>
          <w:sz w:val="24"/>
          <w:szCs w:val="24"/>
        </w:rPr>
        <w:t xml:space="preserve"> encode the two proteins comprising propionyl-CoA carboxylase that converts propionyl-CoA to D-</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Methylmalonic acidemia is a bit more complicated because it can be caused by mutations in either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racemase,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mutase, or in enzymes involved in the processing of vitamin B12, which is an essential cofactor for </w:t>
      </w:r>
      <w:proofErr w:type="spellStart"/>
      <w:r w:rsidR="00CE4AFB" w:rsidRPr="006C670D">
        <w:rPr>
          <w:color w:val="000000" w:themeColor="text1"/>
          <w:sz w:val="24"/>
          <w:szCs w:val="24"/>
        </w:rPr>
        <w:t>methylmalonyl</w:t>
      </w:r>
      <w:proofErr w:type="spellEnd"/>
      <w:r w:rsidR="00CE4AFB" w:rsidRPr="006C670D">
        <w:rPr>
          <w:color w:val="000000" w:themeColor="text1"/>
          <w:sz w:val="24"/>
          <w:szCs w:val="24"/>
        </w:rPr>
        <w:t>-CoA mutase</w:t>
      </w:r>
      <w:r w:rsidR="00CE4AFB" w:rsidRPr="006C670D" w:rsidDel="00CE4AFB">
        <w:rPr>
          <w:color w:val="000000" w:themeColor="text1"/>
          <w:sz w:val="24"/>
          <w:szCs w:val="24"/>
        </w:rPr>
        <w:t xml:space="preserve"> </w:t>
      </w:r>
      <w:r w:rsidR="00D873C7">
        <w:rPr>
          <w:color w:val="000000" w:themeColor="text1"/>
          <w:sz w:val="24"/>
          <w:szCs w:val="24"/>
        </w:rPr>
        <w:fldChar w:fldCharType="begin">
          <w:fldData xml:space="preserve">PEVuZE5vdGU+PENpdGU+PEF1dGhvcj5CYW5lcmplZTwvQXV0aG9yPjxZZWFyPjIwMDM8L1llYXI+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PEVuZE5vdGU+PENpdGU+PEF1dGhvcj5CYW5lcmplZTwvQXV0aG9yPjxZZWFyPjIwMDM8L1llYXI+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 4]</w:t>
      </w:r>
      <w:r w:rsidR="00D873C7">
        <w:rPr>
          <w:color w:val="000000" w:themeColor="text1"/>
          <w:sz w:val="24"/>
          <w:szCs w:val="24"/>
        </w:rPr>
        <w:fldChar w:fldCharType="end"/>
      </w:r>
      <w:r w:rsidR="00151B2F" w:rsidRPr="006C670D">
        <w:rPr>
          <w:color w:val="000000" w:themeColor="text1"/>
          <w:sz w:val="24"/>
          <w:szCs w:val="24"/>
        </w:rPr>
        <w:t>.</w:t>
      </w:r>
      <w:r w:rsidR="001B6179" w:rsidRPr="006C670D">
        <w:rPr>
          <w:color w:val="000000" w:themeColor="text1"/>
          <w:sz w:val="24"/>
          <w:szCs w:val="24"/>
        </w:rPr>
        <w:t xml:space="preserve"> Propionyl-CoA</w:t>
      </w:r>
      <w:r w:rsidR="00D53FEB" w:rsidRPr="006C670D">
        <w:rPr>
          <w:color w:val="000000" w:themeColor="text1"/>
          <w:sz w:val="24"/>
          <w:szCs w:val="24"/>
        </w:rPr>
        <w:t xml:space="preserve"> is generated in the natural breakdown of </w:t>
      </w:r>
      <w:r w:rsidR="00993203" w:rsidRPr="006C670D">
        <w:rPr>
          <w:color w:val="000000" w:themeColor="text1"/>
          <w:sz w:val="24"/>
          <w:szCs w:val="24"/>
        </w:rPr>
        <w:t xml:space="preserve">the </w:t>
      </w:r>
      <w:r w:rsidR="00D53FEB" w:rsidRPr="006C670D">
        <w:rPr>
          <w:color w:val="000000" w:themeColor="text1"/>
          <w:sz w:val="24"/>
          <w:szCs w:val="24"/>
        </w:rPr>
        <w:t>branched</w:t>
      </w:r>
      <w:r w:rsidR="002D0387" w:rsidRPr="006C670D">
        <w:rPr>
          <w:color w:val="000000" w:themeColor="text1"/>
          <w:sz w:val="24"/>
          <w:szCs w:val="24"/>
        </w:rPr>
        <w:t>-</w:t>
      </w:r>
      <w:r w:rsidR="00D53FEB" w:rsidRPr="006C670D">
        <w:rPr>
          <w:color w:val="000000" w:themeColor="text1"/>
          <w:sz w:val="24"/>
          <w:szCs w:val="24"/>
        </w:rPr>
        <w:t>chain amino acids</w:t>
      </w:r>
      <w:r w:rsidR="00993203" w:rsidRPr="006C670D">
        <w:rPr>
          <w:color w:val="000000" w:themeColor="text1"/>
          <w:sz w:val="24"/>
          <w:szCs w:val="24"/>
        </w:rPr>
        <w:t xml:space="preserve"> isoleucine and valine</w:t>
      </w:r>
      <w:r w:rsidR="00D53FEB" w:rsidRPr="006C670D">
        <w:rPr>
          <w:color w:val="000000" w:themeColor="text1"/>
          <w:sz w:val="24"/>
          <w:szCs w:val="24"/>
        </w:rPr>
        <w:t xml:space="preserve">, </w:t>
      </w:r>
      <w:r w:rsidR="00993203" w:rsidRPr="006C670D">
        <w:rPr>
          <w:color w:val="000000" w:themeColor="text1"/>
          <w:sz w:val="24"/>
          <w:szCs w:val="24"/>
        </w:rPr>
        <w:t xml:space="preserve">as well as the catabolism of </w:t>
      </w:r>
      <w:r w:rsidR="00D53FEB" w:rsidRPr="006C670D">
        <w:rPr>
          <w:color w:val="000000" w:themeColor="text1"/>
          <w:sz w:val="24"/>
          <w:szCs w:val="24"/>
        </w:rPr>
        <w:t>methionine,</w:t>
      </w:r>
      <w:r w:rsidR="00993203" w:rsidRPr="006C670D">
        <w:rPr>
          <w:color w:val="000000" w:themeColor="text1"/>
          <w:sz w:val="24"/>
          <w:szCs w:val="24"/>
        </w:rPr>
        <w:t xml:space="preserve"> threonine</w:t>
      </w:r>
      <w:r w:rsidR="002D0387" w:rsidRPr="006C670D">
        <w:rPr>
          <w:color w:val="000000" w:themeColor="text1"/>
          <w:sz w:val="24"/>
          <w:szCs w:val="24"/>
        </w:rPr>
        <w:t>,</w:t>
      </w:r>
      <w:r w:rsidR="00D53FEB" w:rsidRPr="006C670D">
        <w:rPr>
          <w:color w:val="000000" w:themeColor="text1"/>
          <w:sz w:val="24"/>
          <w:szCs w:val="24"/>
        </w:rPr>
        <w:t xml:space="preserve"> and </w:t>
      </w:r>
      <w:r w:rsidR="00993203" w:rsidRPr="006C670D">
        <w:rPr>
          <w:color w:val="000000" w:themeColor="text1"/>
          <w:sz w:val="24"/>
          <w:szCs w:val="24"/>
        </w:rPr>
        <w:t xml:space="preserve">odd-chain </w:t>
      </w:r>
      <w:r w:rsidR="00993203" w:rsidRPr="006C670D">
        <w:rPr>
          <w:color w:val="000000" w:themeColor="text1"/>
          <w:sz w:val="24"/>
          <w:szCs w:val="24"/>
        </w:rPr>
        <w:lastRenderedPageBreak/>
        <w:t>fatty acids</w:t>
      </w:r>
      <w:r w:rsidR="00D53FEB" w:rsidRPr="006C670D">
        <w:rPr>
          <w:color w:val="000000" w:themeColor="text1"/>
          <w:sz w:val="24"/>
          <w:szCs w:val="24"/>
        </w:rPr>
        <w:t>.</w:t>
      </w:r>
      <w:r w:rsidR="001B6179" w:rsidRPr="006C670D">
        <w:rPr>
          <w:color w:val="000000" w:themeColor="text1"/>
          <w:sz w:val="24"/>
          <w:szCs w:val="24"/>
        </w:rPr>
        <w:t xml:space="preserve"> It can be inter-converted with propionate, which is generated by our gut microbiota in the digestion of plant fibers.</w:t>
      </w:r>
      <w:r w:rsidR="00D53FEB" w:rsidRPr="006C670D">
        <w:rPr>
          <w:color w:val="000000" w:themeColor="text1"/>
          <w:sz w:val="24"/>
          <w:szCs w:val="24"/>
        </w:rPr>
        <w:t xml:space="preserve"> </w:t>
      </w:r>
      <w:r w:rsidR="002D0387" w:rsidRPr="006C670D">
        <w:rPr>
          <w:color w:val="000000" w:themeColor="text1"/>
          <w:sz w:val="24"/>
          <w:szCs w:val="24"/>
        </w:rPr>
        <w:t xml:space="preserve">Although </w:t>
      </w:r>
      <w:r w:rsidR="00B55C0C" w:rsidRPr="006C670D">
        <w:rPr>
          <w:color w:val="000000" w:themeColor="text1"/>
          <w:sz w:val="24"/>
          <w:szCs w:val="24"/>
        </w:rPr>
        <w:t>p</w:t>
      </w:r>
      <w:r w:rsidR="000E339F" w:rsidRPr="006C670D">
        <w:rPr>
          <w:color w:val="000000" w:themeColor="text1"/>
          <w:sz w:val="24"/>
          <w:szCs w:val="24"/>
        </w:rPr>
        <w:t xml:space="preserve">ropionate has been found to have beneficial functions </w:t>
      </w:r>
      <w:r w:rsidR="00D873C7">
        <w:rPr>
          <w:color w:val="000000" w:themeColor="text1"/>
          <w:sz w:val="24"/>
          <w:szCs w:val="24"/>
        </w:rPr>
        <w:fldChar w:fldCharType="begin">
          <w:fldData xml:space="preserve">PEVuZE5vdGU+PENpdGU+PEF1dGhvcj5LYXN1YnVjaGk8L0F1dGhvcj48WWVhcj4yMDE1PC9ZZWFy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PEVuZE5vdGU+PENpdGU+PEF1dGhvcj5LYXN1YnVjaGk8L0F1dGhvcj48WWVhcj4yMDE1PC9ZZWFy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[5, 6]</w:t>
      </w:r>
      <w:r w:rsidR="00D873C7">
        <w:rPr>
          <w:color w:val="000000" w:themeColor="text1"/>
          <w:sz w:val="24"/>
          <w:szCs w:val="24"/>
        </w:rPr>
        <w:fldChar w:fldCharType="end"/>
      </w:r>
      <w:r w:rsidR="000E339F" w:rsidRPr="006C670D">
        <w:rPr>
          <w:color w:val="000000" w:themeColor="text1"/>
          <w:sz w:val="24"/>
          <w:szCs w:val="24"/>
        </w:rPr>
        <w:t>, it is toxic when it accumulates</w:t>
      </w:r>
      <w:r w:rsidR="00B55C0C" w:rsidRPr="006C670D">
        <w:rPr>
          <w:color w:val="000000" w:themeColor="text1"/>
          <w:sz w:val="24"/>
          <w:szCs w:val="24"/>
        </w:rPr>
        <w:t xml:space="preserve">, as exemplified by patients with propionic acidemia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&lt;EndNote&gt;&lt;Cite&gt;&lt;Author&gt;Deodato&lt;/Author&gt;&lt;Year&gt;2006&lt;/Year&gt;&lt;RecNum&gt;3135&lt;/RecNum&gt;&lt;DisplayText&gt;[3]&lt;/DisplayText&gt;&lt;record&gt;&lt;rec-number&gt;3135&lt;/rec-number&gt;&lt;foreign-keys&gt;&lt;key app="EN" db-id="tfwxtpvvivxzfve50ee5x95y0afzp9xf0s5p" timestamp="1571668491"&gt;3135&lt;/key&gt;&lt;/foreign-keys&gt;&lt;ref-type name="Journal Article"&gt;17&lt;/ref-type&gt;&lt;contributors&gt;&lt;authors&gt;&lt;author&gt;Deodato, F.&lt;/author&gt;&lt;author&gt;Boenzi, S.&lt;/author&gt;&lt;author&gt;Santorelli, F. M.&lt;/author&gt;&lt;author&gt;Dionisi-Vici, C.&lt;/author&gt;&lt;/authors&gt;&lt;/contributors&gt;&lt;auth-address&gt;Division of Metabolism, Bambino Gesu Children&amp;apos;s Hospital, Piazza S. Onofrio 4, I-00165 Rome, Italy.&lt;/auth-address&gt;&lt;titles&gt;&lt;title&gt;Methylmalonic and propionic aciduria&lt;/title&gt;&lt;secondary-title&gt;Am J Med Genet C Semin Med Genet&lt;/secondary-title&gt;&lt;/titles&gt;&lt;periodical&gt;&lt;full-title&gt;Am J Med Genet C Semin Med Genet&lt;/full-title&gt;&lt;/periodical&gt;&lt;pages&gt;104-12&lt;/pages&gt;&lt;volume&gt;142C&lt;/volume&gt;&lt;number&gt;2&lt;/number&gt;&lt;keywords&gt;&lt;keyword&gt;Humans&lt;/keyword&gt;&lt;keyword&gt;Metabolism, Inborn Errors/*diagnosis/urine&lt;/keyword&gt;&lt;keyword&gt;Methylmalonic Acid/*urine&lt;/keyword&gt;&lt;keyword&gt;Propionates/*urine&lt;/keyword&gt;&lt;/keywords&gt;&lt;dates&gt;&lt;year&gt;2006&lt;/year&gt;&lt;pub-dates&gt;&lt;date&gt;May 15&lt;/date&gt;&lt;/pub-dates&gt;&lt;/dates&gt;&lt;isbn&gt;1552-4868 (Print)&amp;#xD;1552-4868 (Linking)&lt;/isbn&gt;&lt;accession-num&gt;16602092&lt;/accession-num&gt;&lt;urls&gt;&lt;related-urls&gt;&lt;url&gt;http://www.ncbi.nlm.nih.gov/pubmed/16602092&lt;/url&gt;&lt;/related-urls&gt;&lt;/urls&gt;&lt;electronic-resource-num&gt;10.1002/ajmg.c.30090&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w:t>
      </w:r>
      <w:r w:rsidR="00D873C7">
        <w:rPr>
          <w:color w:val="000000" w:themeColor="text1"/>
          <w:sz w:val="24"/>
          <w:szCs w:val="24"/>
        </w:rPr>
        <w:fldChar w:fldCharType="end"/>
      </w:r>
      <w:r w:rsidR="0077741D" w:rsidRPr="006C670D">
        <w:rPr>
          <w:color w:val="000000" w:themeColor="text1"/>
          <w:sz w:val="24"/>
          <w:szCs w:val="24"/>
        </w:rPr>
        <w:t>.</w:t>
      </w:r>
      <w:r w:rsidR="00573359" w:rsidRPr="006C670D">
        <w:rPr>
          <w:color w:val="000000" w:themeColor="text1"/>
          <w:sz w:val="24"/>
          <w:szCs w:val="24"/>
        </w:rPr>
        <w:t xml:space="preserve"> Propionic acidemia is </w:t>
      </w:r>
      <w:r w:rsidR="00555EC1" w:rsidRPr="006C670D">
        <w:rPr>
          <w:color w:val="000000" w:themeColor="text1"/>
          <w:sz w:val="24"/>
          <w:szCs w:val="24"/>
        </w:rPr>
        <w:t xml:space="preserve">a rare disorder with a worldwide live birth incidence of 1:50,000 to 1:100,000. It is diagnosed </w:t>
      </w:r>
      <w:r w:rsidR="002D0387" w:rsidRPr="006C670D">
        <w:rPr>
          <w:color w:val="000000" w:themeColor="text1"/>
          <w:sz w:val="24"/>
          <w:szCs w:val="24"/>
        </w:rPr>
        <w:t xml:space="preserve">in </w:t>
      </w:r>
      <w:r w:rsidR="00555EC1" w:rsidRPr="006C670D">
        <w:rPr>
          <w:color w:val="000000" w:themeColor="text1"/>
          <w:sz w:val="24"/>
          <w:szCs w:val="24"/>
        </w:rPr>
        <w:t xml:space="preserve">newborn screening by the detection of elevated levels of </w:t>
      </w:r>
      <w:proofErr w:type="spellStart"/>
      <w:r w:rsidR="00555EC1" w:rsidRPr="006C670D">
        <w:rPr>
          <w:color w:val="000000" w:themeColor="text1"/>
          <w:sz w:val="24"/>
          <w:szCs w:val="24"/>
        </w:rPr>
        <w:t>propionylcarnitine</w:t>
      </w:r>
      <w:proofErr w:type="spellEnd"/>
      <w:r w:rsidR="00555EC1" w:rsidRPr="006C670D">
        <w:rPr>
          <w:color w:val="000000" w:themeColor="text1"/>
          <w:sz w:val="24"/>
          <w:szCs w:val="24"/>
        </w:rPr>
        <w:t>, 3-hydroxypropionate, and other aberrant metabolites</w:t>
      </w:r>
      <w:r w:rsidR="00126DB5"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&lt;EndNote&gt;&lt;Cite&gt;&lt;Author&gt;Matsumoto&lt;/Author&gt;&lt;Year&gt;1996&lt;/Year&gt;&lt;RecNum&gt;3068&lt;/RecNum&gt;&lt;DisplayText&gt;[7]&lt;/DisplayText&gt;&lt;record&gt;&lt;rec-number&gt;3068&lt;/rec-number&gt;&lt;foreign-keys&gt;&lt;key app="EN" db-id="tfwxtpvvivxzfve50ee5x95y0afzp9xf0s5p" timestamp="1571668491"&gt;3068&lt;/key&gt;&lt;/foreign-keys&gt;&lt;ref-type name="Journal Article"&gt;17&lt;/ref-type&gt;&lt;contributors&gt;&lt;authors&gt;&lt;author&gt;Matsumoto, I.&lt;/author&gt;&lt;author&gt;Kuhara, T.&lt;/author&gt;&lt;/authors&gt;&lt;/contributors&gt;&lt;titles&gt;&lt;title&gt;A new chemical diagnostic method for inborn errors of metabolism by mass spectrometry - rapid, practical, and simultaneous urinary metabolites analysis.&lt;/title&gt;&lt;secondary-title&gt;Mass Spectrometry Reviews&lt;/secondary-title&gt;&lt;/titles&gt;&lt;periodical&gt;&lt;full-title&gt;Mass Spectrometry Reviews&lt;/full-title&gt;&lt;/periodical&gt;&lt;pages&gt;43-57&lt;/pages&gt;&lt;volume&gt;15&lt;/volume&gt;&lt;dates&gt;&lt;year&gt;1996&lt;/year&gt;&lt;/dates&gt;&lt;urls&gt;&lt;/urls&gt;&lt;/record&gt;&lt;/Cite&gt;&lt;/EndNote&gt;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[7]</w:t>
      </w:r>
      <w:r w:rsidR="00D873C7">
        <w:rPr>
          <w:color w:val="000000" w:themeColor="text1"/>
          <w:sz w:val="24"/>
          <w:szCs w:val="24"/>
        </w:rPr>
        <w:fldChar w:fldCharType="end"/>
      </w:r>
      <w:r w:rsidR="00555EC1" w:rsidRPr="006C670D">
        <w:rPr>
          <w:color w:val="000000" w:themeColor="text1"/>
          <w:sz w:val="24"/>
          <w:szCs w:val="24"/>
        </w:rPr>
        <w:t xml:space="preserve">. </w:t>
      </w:r>
    </w:p>
    <w:p w14:paraId="37EB3A4A" w14:textId="12EC453D" w:rsidR="00315167" w:rsidRPr="006C670D" w:rsidRDefault="00315167" w:rsidP="008120F4">
      <w:pPr>
        <w:spacing w:line="480" w:lineRule="auto"/>
        <w:ind w:firstLine="720"/>
        <w:jc w:val="both"/>
        <w:rPr>
          <w:color w:val="000000" w:themeColor="text1"/>
          <w:sz w:val="24"/>
          <w:szCs w:val="24"/>
        </w:rPr>
      </w:pPr>
      <w:r w:rsidRPr="006C670D">
        <w:rPr>
          <w:color w:val="000000" w:themeColor="text1"/>
          <w:sz w:val="24"/>
          <w:szCs w:val="24"/>
        </w:rPr>
        <w:t xml:space="preserve">The nematode </w:t>
      </w:r>
      <w:r w:rsidRPr="006C670D">
        <w:rPr>
          <w:i/>
          <w:color w:val="000000" w:themeColor="text1"/>
          <w:sz w:val="24"/>
          <w:szCs w:val="24"/>
        </w:rPr>
        <w:t>Caenorhabditis elegans</w:t>
      </w:r>
      <w:r w:rsidRPr="006C670D">
        <w:rPr>
          <w:color w:val="000000" w:themeColor="text1"/>
          <w:sz w:val="24"/>
          <w:szCs w:val="24"/>
        </w:rPr>
        <w:t xml:space="preserve"> is a bacterivore found around the world</w:t>
      </w:r>
      <w:r w:rsidR="0067025C"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PEVuZE5vdGU+PENpdGU+PEF1dGhvcj5GcmV6YWw8L0F1dGhvcj48WWVhcj4yMDE1PC9ZZWFyPjxS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PEVuZE5vdGU+PENpdGU+PEF1dGhvcj5GcmV6YWw8L0F1dGhvcj48WWVhcj4yMDE1PC9ZZWFyPjxS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[8-10]</w:t>
      </w:r>
      <w:r w:rsidR="00D873C7">
        <w:rPr>
          <w:color w:val="000000" w:themeColor="text1"/>
          <w:sz w:val="24"/>
          <w:szCs w:val="24"/>
        </w:rPr>
        <w:fldChar w:fldCharType="end"/>
      </w:r>
      <w:r w:rsidRPr="006C670D">
        <w:rPr>
          <w:color w:val="000000" w:themeColor="text1"/>
          <w:sz w:val="24"/>
          <w:szCs w:val="24"/>
        </w:rPr>
        <w:t>. In the lab</w:t>
      </w:r>
      <w:r w:rsidR="00635939" w:rsidRPr="006C670D">
        <w:rPr>
          <w:color w:val="000000" w:themeColor="text1"/>
          <w:sz w:val="24"/>
          <w:szCs w:val="24"/>
        </w:rPr>
        <w:t>oratory</w:t>
      </w:r>
      <w:r w:rsidRPr="006C670D">
        <w:rPr>
          <w:color w:val="000000" w:themeColor="text1"/>
          <w:sz w:val="24"/>
          <w:szCs w:val="24"/>
        </w:rPr>
        <w:t xml:space="preserve">, </w:t>
      </w:r>
      <w:r w:rsidRPr="006C670D">
        <w:rPr>
          <w:i/>
          <w:color w:val="000000" w:themeColor="text1"/>
          <w:sz w:val="24"/>
          <w:szCs w:val="24"/>
        </w:rPr>
        <w:t>C. elegans</w:t>
      </w:r>
      <w:r w:rsidRPr="006C670D">
        <w:rPr>
          <w:color w:val="000000" w:themeColor="text1"/>
          <w:sz w:val="24"/>
          <w:szCs w:val="24"/>
        </w:rPr>
        <w:t xml:space="preserve"> can be fed different </w:t>
      </w:r>
      <w:r w:rsidR="006428F9" w:rsidRPr="006C670D">
        <w:rPr>
          <w:color w:val="000000" w:themeColor="text1"/>
          <w:sz w:val="24"/>
          <w:szCs w:val="24"/>
        </w:rPr>
        <w:t xml:space="preserve">species and strains of </w:t>
      </w:r>
      <w:r w:rsidRPr="006C670D">
        <w:rPr>
          <w:color w:val="000000" w:themeColor="text1"/>
          <w:sz w:val="24"/>
          <w:szCs w:val="24"/>
        </w:rPr>
        <w:t>bacteria</w:t>
      </w:r>
      <w:r w:rsidR="0067025C"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&lt;EndNote&gt;&lt;Cite&gt;&lt;Author&gt;MacNeil&lt;/Author&gt;&lt;Year&gt;2013&lt;/Year&gt;&lt;RecNum&gt;2647&lt;/RecNum&gt;&lt;DisplayText&gt;[11, 12]&lt;/DisplayText&gt;&lt;record&gt;&lt;rec-number&gt;2647&lt;/rec-number&gt;&lt;foreign-keys&gt;&lt;key app="EN" db-id="tfwxtpvvivxzfve50ee5x95y0afzp9xf0s5p" timestamp="1571668490"&gt;2647&lt;/key&gt;&lt;/foreign-keys&gt;&lt;ref-type name="Journal Article"&gt;17&lt;/ref-type&gt;&lt;contributors&gt;&lt;authors&gt;&lt;author&gt;MacNeil, L.T.&lt;/author&gt;&lt;author&gt;Walhout, A.J.M.&lt;/author&gt;&lt;/authors&gt;&lt;/contributors&gt;&lt;titles&gt;&lt;title&gt;Food, pathogen, signal: The multifaceted nature of a bacterial diet.&lt;/title&gt;&lt;secondary-title&gt;Worm&lt;/secondary-title&gt;&lt;/titles&gt;&lt;periodical&gt;&lt;full-title&gt;Worm&lt;/full-title&gt;&lt;/periodical&gt;&lt;pages&gt;e26454&lt;/pages&gt;&lt;volume&gt;2&lt;/volume&gt;&lt;dates&gt;&lt;year&gt;2013&lt;/year&gt;&lt;/dates&gt;&lt;urls&gt;&lt;/urls&gt;&lt;/record&gt;&lt;/Cite&gt;&lt;Cite&gt;&lt;Author&gt;Yilmaz&lt;/Author&gt;&lt;Year&gt;2014&lt;/Year&gt;&lt;RecNum&gt;2854&lt;/RecNum&gt;&lt;record&gt;&lt;rec-number&gt;2854&lt;/rec-number&gt;&lt;foreign-keys&gt;&lt;key app="EN" db-id="tfwxtpvvivxzfve50ee5x95y0afzp9xf0s5p" timestamp="1571668491"&gt;2854&lt;/key&gt;&lt;/foreign-keys&gt;&lt;ref-type name="Journal Article"&gt;17&lt;/ref-type&gt;&lt;contributors&gt;&lt;authors&gt;&lt;author&gt;Yilmaz, L.S.&lt;/author&gt;&lt;author&gt;Walhout, A.J.M.&lt;/author&gt;&lt;/authors&gt;&lt;/contributors&gt;&lt;titles&gt;&lt;title&gt;Worms, bacteria and micronutrients: an elegant model of our diet&lt;/title&gt;&lt;secondary-title&gt;Trends Genet&lt;/secondary-title&gt;&lt;/titles&gt;&lt;periodical&gt;&lt;full-title&gt;Trends Genet&lt;/full-title&gt;&lt;/periodical&gt;&lt;pages&gt;496-503&lt;/pages&gt;&lt;volume&gt;30&lt;/volume&gt;&lt;dates&gt;&lt;year&gt;2014&lt;/year&gt;&lt;/dates&gt;&lt;urls&gt;&lt;/urls&gt;&lt;/record&gt;&lt;/Cite&gt;&lt;/EndNote&gt;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[11, 12]</w:t>
      </w:r>
      <w:r w:rsidR="00D873C7">
        <w:rPr>
          <w:color w:val="000000" w:themeColor="text1"/>
          <w:sz w:val="24"/>
          <w:szCs w:val="24"/>
        </w:rPr>
        <w:fldChar w:fldCharType="end"/>
      </w:r>
      <w:r w:rsidR="006428F9" w:rsidRPr="006C670D">
        <w:rPr>
          <w:color w:val="000000" w:themeColor="text1"/>
          <w:sz w:val="24"/>
          <w:szCs w:val="24"/>
        </w:rPr>
        <w:t>,</w:t>
      </w:r>
      <w:r w:rsidRPr="006C670D">
        <w:rPr>
          <w:color w:val="000000" w:themeColor="text1"/>
          <w:sz w:val="24"/>
          <w:szCs w:val="24"/>
        </w:rPr>
        <w:t xml:space="preserve"> </w:t>
      </w:r>
      <w:r w:rsidR="006428F9" w:rsidRPr="006C670D">
        <w:rPr>
          <w:color w:val="000000" w:themeColor="text1"/>
          <w:sz w:val="24"/>
          <w:szCs w:val="24"/>
        </w:rPr>
        <w:t>but</w:t>
      </w:r>
      <w:r w:rsidRPr="006C670D">
        <w:rPr>
          <w:color w:val="000000" w:themeColor="text1"/>
          <w:sz w:val="24"/>
          <w:szCs w:val="24"/>
        </w:rPr>
        <w:t xml:space="preserve"> the vast majority of studies </w:t>
      </w:r>
      <w:r w:rsidR="006428F9" w:rsidRPr="006C670D">
        <w:rPr>
          <w:color w:val="000000" w:themeColor="text1"/>
          <w:sz w:val="24"/>
          <w:szCs w:val="24"/>
        </w:rPr>
        <w:t>use the</w:t>
      </w:r>
      <w:r w:rsidRPr="006C670D">
        <w:rPr>
          <w:color w:val="000000" w:themeColor="text1"/>
          <w:sz w:val="24"/>
          <w:szCs w:val="24"/>
        </w:rPr>
        <w:t xml:space="preserve"> </w:t>
      </w:r>
      <w:r w:rsidRPr="006C670D">
        <w:rPr>
          <w:i/>
          <w:color w:val="000000" w:themeColor="text1"/>
          <w:sz w:val="24"/>
          <w:szCs w:val="24"/>
        </w:rPr>
        <w:t xml:space="preserve">Escherichia coli </w:t>
      </w:r>
      <w:r w:rsidR="006428F9" w:rsidRPr="006C670D">
        <w:rPr>
          <w:color w:val="000000" w:themeColor="text1"/>
          <w:sz w:val="24"/>
          <w:szCs w:val="24"/>
        </w:rPr>
        <w:t xml:space="preserve">strain </w:t>
      </w:r>
      <w:r w:rsidRPr="006C670D">
        <w:rPr>
          <w:color w:val="000000" w:themeColor="text1"/>
          <w:sz w:val="24"/>
          <w:szCs w:val="24"/>
        </w:rPr>
        <w:t>OP50</w:t>
      </w:r>
      <w:r w:rsidR="004570E3" w:rsidRPr="006C670D">
        <w:rPr>
          <w:color w:val="000000" w:themeColor="text1"/>
          <w:sz w:val="24"/>
          <w:szCs w:val="24"/>
        </w:rPr>
        <w:t xml:space="preserve">. </w:t>
      </w:r>
      <w:r w:rsidR="001D7087" w:rsidRPr="006C670D">
        <w:rPr>
          <w:color w:val="000000" w:themeColor="text1"/>
          <w:sz w:val="24"/>
          <w:szCs w:val="24"/>
        </w:rPr>
        <w:t xml:space="preserve">However, </w:t>
      </w:r>
      <w:r w:rsidR="001D7087" w:rsidRPr="006C670D">
        <w:rPr>
          <w:i/>
          <w:color w:val="000000" w:themeColor="text1"/>
          <w:sz w:val="24"/>
          <w:szCs w:val="24"/>
        </w:rPr>
        <w:t>E. coli</w:t>
      </w:r>
      <w:r w:rsidR="001D7087" w:rsidRPr="006C670D">
        <w:rPr>
          <w:color w:val="000000" w:themeColor="text1"/>
          <w:sz w:val="24"/>
          <w:szCs w:val="24"/>
        </w:rPr>
        <w:t xml:space="preserve"> OP50 cannot synthesize vitamin B12 and therefore cannot support the efficient breakdown of propionate by the canonical pathway</w:t>
      </w:r>
      <w:r w:rsidR="009963C1"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&lt;EndNote&gt;&lt;Cite&gt;&lt;Author&gt;Watson&lt;/Author&gt;&lt;Year&gt;2013&lt;/Year&gt;&lt;RecNum&gt;2432&lt;/RecNum&gt;&lt;DisplayText&gt;[13, 14]&lt;/DisplayText&gt;&lt;record&gt;&lt;rec-number&gt;2432&lt;/rec-number&gt;&lt;foreign-keys&gt;&lt;key app="EN" db-id="tfwxtpvvivxzfve50ee5x95y0afzp9xf0s5p" timestamp="1571668490"&gt;2432&lt;/key&gt;&lt;/foreign-keys&gt;&lt;ref-type name="Journal Article"&gt;17&lt;/ref-type&gt;&lt;contributors&gt;&lt;authors&gt;&lt;author&gt;Watson, E.&lt;/author&gt;&lt;author&gt;MacNeil, L.T.&lt;/author&gt;&lt;author&gt;Arda, H.E.&lt;/author&gt;&lt;author&gt;Zhu, L.J.&lt;/author&gt;&lt;author&gt;Walhout, A.J.M.&lt;/author&gt;&lt;/authors&gt;&lt;/contributors&gt;&lt;titles&gt;&lt;title&gt;&lt;style face="normal" font="default" size="100%"&gt;Integration of metabolic and gene regulatory networks modulates the &lt;/style&gt;&lt;style face="italic" font="default" size="100%"&gt;C. elegans &lt;/style&gt;&lt;style face="normal" font="default" size="100%"&gt;dietary response.&lt;/style&gt;&lt;/title&gt;&lt;secondary-title&gt;Cell&lt;/secondary-title&gt;&lt;/titles&gt;&lt;periodical&gt;&lt;full-title&gt;Cell&lt;/full-title&gt;&lt;/periodical&gt;&lt;pages&gt;253-266&lt;/pages&gt;&lt;volume&gt;153&lt;/volume&gt;&lt;dates&gt;&lt;year&gt;2013&lt;/year&gt;&lt;/dates&gt;&lt;urls&gt;&lt;/urls&gt;&lt;/record&gt;&lt;/Cite&gt;&lt;Cite&gt;&lt;Author&gt;Watson&lt;/Author&gt;&lt;Year&gt;2014&lt;/Year&gt;&lt;RecNum&gt;2714&lt;/RecNum&gt;&lt;record&gt;&lt;rec-number&gt;2714&lt;/rec-number&gt;&lt;foreign-keys&gt;&lt;key app="EN" db-id="tfwxtpvvivxzfve50ee5x95y0afzp9xf0s5p" timestamp="1571668490"&gt;2714&lt;/key&gt;&lt;/foreign-keys&gt;&lt;ref-type name="Journal Article"&gt;17&lt;/ref-type&gt;&lt;contributors&gt;&lt;authors&gt;&lt;author&gt;Watson, E.&lt;/author&gt;&lt;author&gt;MacNeil, L.T.&lt;/author&gt;&lt;author&gt;Ritter, A. D.&lt;/author&gt;&lt;author&gt;Yilmaz, L.S.&lt;/author&gt;&lt;author&gt;Rosebrock, A.P.&lt;/author&gt;&lt;author&gt;Caudy, A. A.&lt;/author&gt;&lt;author&gt;Walhout, A.J.M.&lt;/author&gt;&lt;/authors&gt;&lt;/contributors&gt;&lt;titles&gt;&lt;title&gt;&lt;style face="normal" font="default" size="100%"&gt;Interspecies systems biology uncovers metabolites affecting &lt;/style&gt;&lt;style face="italic" font="default" size="100%"&gt;C. elegans&lt;/style&gt;&lt;style face="normal" font="default" size="100%"&gt; gene expression and life history traits.&lt;/style&gt;&lt;/title&gt;&lt;secondary-title&gt;Cell&lt;/secondary-title&gt;&lt;/titles&gt;&lt;periodical&gt;&lt;full-title&gt;Cell&lt;/full-title&gt;&lt;/periodical&gt;&lt;pages&gt;759-770&lt;/pages&gt;&lt;volume&gt;156&lt;/volume&gt;&lt;dates&gt;&lt;year&gt;2014&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[13, 14]</w:t>
      </w:r>
      <w:r w:rsidR="00D873C7">
        <w:rPr>
          <w:color w:val="000000" w:themeColor="text1"/>
          <w:sz w:val="24"/>
          <w:szCs w:val="24"/>
        </w:rPr>
        <w:fldChar w:fldCharType="end"/>
      </w:r>
      <w:r w:rsidR="001D7087" w:rsidRPr="006C670D">
        <w:rPr>
          <w:color w:val="000000" w:themeColor="text1"/>
          <w:sz w:val="24"/>
          <w:szCs w:val="24"/>
        </w:rPr>
        <w:t>.</w:t>
      </w:r>
      <w:r w:rsidR="008D6D06" w:rsidRPr="006C670D">
        <w:rPr>
          <w:color w:val="000000" w:themeColor="text1"/>
          <w:sz w:val="24"/>
          <w:szCs w:val="24"/>
        </w:rPr>
        <w:t xml:space="preserve"> </w:t>
      </w:r>
      <w:r w:rsidR="00733430" w:rsidRPr="006C670D">
        <w:rPr>
          <w:color w:val="000000" w:themeColor="text1"/>
          <w:sz w:val="24"/>
          <w:szCs w:val="24"/>
        </w:rPr>
        <w:t xml:space="preserve">Previously, we found that </w:t>
      </w:r>
      <w:r w:rsidR="00733430" w:rsidRPr="006C670D">
        <w:rPr>
          <w:i/>
          <w:color w:val="000000" w:themeColor="text1"/>
          <w:sz w:val="24"/>
          <w:szCs w:val="24"/>
        </w:rPr>
        <w:t>C. elegans</w:t>
      </w:r>
      <w:r w:rsidR="00733430" w:rsidRPr="006C670D">
        <w:rPr>
          <w:color w:val="000000" w:themeColor="text1"/>
          <w:sz w:val="24"/>
          <w:szCs w:val="24"/>
        </w:rPr>
        <w:t xml:space="preserve"> transcriptionally</w:t>
      </w:r>
      <w:r w:rsidR="00E46A03" w:rsidRPr="006C670D">
        <w:rPr>
          <w:color w:val="000000" w:themeColor="text1"/>
          <w:sz w:val="24"/>
          <w:szCs w:val="24"/>
        </w:rPr>
        <w:t xml:space="preserve"> activates an alternative propionate breakdown pathway, or shunt,</w:t>
      </w:r>
      <w:r w:rsidR="00FF74FA" w:rsidRPr="006C670D">
        <w:rPr>
          <w:color w:val="000000" w:themeColor="text1"/>
          <w:sz w:val="24"/>
          <w:szCs w:val="24"/>
        </w:rPr>
        <w:t xml:space="preserve"> when flux through the canonical pathway is </w:t>
      </w:r>
      <w:r w:rsidR="00E73617" w:rsidRPr="006C670D">
        <w:rPr>
          <w:color w:val="000000" w:themeColor="text1"/>
          <w:sz w:val="24"/>
          <w:szCs w:val="24"/>
        </w:rPr>
        <w:t>low</w:t>
      </w:r>
      <w:r w:rsidR="00FF74FA" w:rsidRPr="006C670D">
        <w:rPr>
          <w:color w:val="000000" w:themeColor="text1"/>
          <w:sz w:val="24"/>
          <w:szCs w:val="24"/>
        </w:rPr>
        <w:t xml:space="preserve"> due to genetic</w:t>
      </w:r>
      <w:r w:rsidR="00E73617" w:rsidRPr="006C670D">
        <w:rPr>
          <w:color w:val="000000" w:themeColor="text1"/>
          <w:sz w:val="24"/>
          <w:szCs w:val="24"/>
        </w:rPr>
        <w:t xml:space="preserve"> perturbations or low dietary vitamin B12</w:t>
      </w:r>
      <w:r w:rsidR="004570E3"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&lt;EndNote&gt;&lt;Cite&gt;&lt;Author&gt;Watson&lt;/Author&gt;&lt;Year&gt;2016&lt;/Year&gt;&lt;RecNum&gt;3248&lt;/RecNum&gt;&lt;DisplayText&gt;[15, 16]&lt;/DisplayText&gt;&lt;record&gt;&lt;rec-number&gt;3248&lt;/rec-number&gt;&lt;foreign-keys&gt;&lt;key app="EN" db-id="tfwxtpvvivxzfve50ee5x95y0afzp9xf0s5p" timestamp="1571668491"&gt;3248&lt;/key&gt;&lt;/foreign-keys&gt;&lt;ref-type name="Journal Article"&gt;17&lt;/ref-type&gt;&lt;contributors&gt;&lt;authors&gt;&lt;author&gt;Watson, E.&lt;/author&gt;&lt;author&gt;Olin-Sandoval, V.&lt;/author&gt;&lt;author&gt;Hoy, M.J.&lt;/author&gt;&lt;author&gt;Li, C-H.&lt;/author&gt;&lt;author&gt;Louisse, T.&lt;/author&gt;&lt;author&gt;Yao, V.&lt;/author&gt;&lt;author&gt;Mori, A.&lt;/author&gt;&lt;author&gt;Holdorf, A.D.&lt;/author&gt;&lt;author&gt;Troyanskaya, O. G.&lt;/author&gt;&lt;author&gt;Ralser, M.&lt;/author&gt;&lt;author&gt;Walhout, A.J.M.&lt;/author&gt;&lt;/authors&gt;&lt;/contributors&gt;&lt;titles&gt;&lt;title&gt;&lt;style face="normal" font="default" size="100%"&gt;Metabolic network rewiring of propionate flux compensates vitamin B12 deficiency in &lt;/style&gt;&lt;style face="italic" font="default" size="100%"&gt;C. elegans.&lt;/style&gt;&lt;/title&gt;&lt;secondary-title&gt;Elife&lt;/secondary-title&gt;&lt;/titles&gt;&lt;periodical&gt;&lt;full-title&gt;Elife&lt;/full-title&gt;&lt;/periodical&gt;&lt;pages&gt;pii: e17670&lt;/pages&gt;&lt;volume&gt;5&lt;/volume&gt;&lt;dates&gt;&lt;year&gt;2016&lt;/year&gt;&lt;/dates&gt;&lt;urls&gt;&lt;/urls&gt;&lt;/record&gt;&lt;/Cite&gt;&lt;Cite&gt;&lt;Author&gt;Bulcha&lt;/Author&gt;&lt;Year&gt;2019&lt;/Year&gt;&lt;RecNum&gt;3502&lt;/RecNum&gt;&lt;record&gt;&lt;rec-number&gt;3502&lt;/rec-number&gt;&lt;foreign-keys&gt;&lt;key app="EN" db-id="tfwxtpvvivxzfve50ee5x95y0afzp9xf0s5p" timestamp="1571668491"&gt;3502&lt;/key&gt;&lt;/foreign-keys&gt;&lt;ref-type name="Journal Article"&gt;17&lt;/ref-type&gt;&lt;contributors&gt;&lt;authors&gt;&lt;author&gt;Bulcha, J.T.&lt;/author&gt;&lt;author&gt;Giese, G. E.&lt;/author&gt;&lt;author&gt;Ali, Md.Z.&lt;/author&gt;&lt;author&gt;Lee, Y-U.&lt;/author&gt;&lt;author&gt;Walker, M.&lt;/author&gt;&lt;author&gt;Holdorf, A. D.&lt;/author&gt;&lt;author&gt;Yilmaz, L. S.&lt;/author&gt;&lt;author&gt;Brewster, R.&lt;/author&gt;&lt;author&gt;Walhout, A.J.M.&lt;/author&gt;&lt;/authors&gt;&lt;/contributors&gt;&lt;titles&gt;&lt;title&gt;A persistence detector for metabolic network rewiring in an animal.&lt;/title&gt;&lt;secondary-title&gt;Cell Rep&lt;/secondary-title&gt;&lt;/titles&gt;&lt;periodical&gt;&lt;full-title&gt;Cell Rep&lt;/full-title&gt;&lt;/periodical&gt;&lt;pages&gt;460-468&lt;/pages&gt;&lt;volume&gt;26&lt;/volume&gt;&lt;dates&gt;&lt;year&gt;2019&lt;/year&gt;&lt;/dates&gt;&lt;urls&gt;&lt;/urls&gt;&lt;/record&gt;&lt;/Cite&gt;&lt;/EndNote&gt;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[15, 16]</w:t>
      </w:r>
      <w:r w:rsidR="00D873C7">
        <w:rPr>
          <w:color w:val="000000" w:themeColor="text1"/>
          <w:sz w:val="24"/>
          <w:szCs w:val="24"/>
        </w:rPr>
        <w:fldChar w:fldCharType="end"/>
      </w:r>
      <w:r w:rsidR="00E73617" w:rsidRPr="006C670D">
        <w:rPr>
          <w:color w:val="000000" w:themeColor="text1"/>
          <w:sz w:val="24"/>
          <w:szCs w:val="24"/>
        </w:rPr>
        <w:t>.</w:t>
      </w:r>
      <w:r w:rsidR="00FF74FA" w:rsidRPr="006C670D">
        <w:rPr>
          <w:color w:val="000000" w:themeColor="text1"/>
          <w:sz w:val="24"/>
          <w:szCs w:val="24"/>
        </w:rPr>
        <w:t xml:space="preserve"> </w:t>
      </w:r>
      <w:r w:rsidR="00573359" w:rsidRPr="006C670D">
        <w:rPr>
          <w:color w:val="000000" w:themeColor="text1"/>
          <w:sz w:val="24"/>
          <w:szCs w:val="24"/>
        </w:rPr>
        <w:t xml:space="preserve">This </w:t>
      </w:r>
      <w:r w:rsidR="00E4770F">
        <w:rPr>
          <w:color w:val="000000" w:themeColor="text1"/>
          <w:sz w:val="24"/>
          <w:szCs w:val="24"/>
        </w:rPr>
        <w:t>beta</w:t>
      </w:r>
      <w:r w:rsidR="00573359" w:rsidRPr="006C670D">
        <w:rPr>
          <w:color w:val="000000" w:themeColor="text1"/>
          <w:sz w:val="24"/>
          <w:szCs w:val="24"/>
        </w:rPr>
        <w:t xml:space="preserve">-oxidation pathway comprises five genes and </w:t>
      </w:r>
      <w:r w:rsidR="006B48BE" w:rsidRPr="006C670D">
        <w:rPr>
          <w:color w:val="000000" w:themeColor="text1"/>
          <w:sz w:val="24"/>
          <w:szCs w:val="24"/>
        </w:rPr>
        <w:t>generates</w:t>
      </w:r>
      <w:r w:rsidR="00573359" w:rsidRPr="006C670D">
        <w:rPr>
          <w:color w:val="000000" w:themeColor="text1"/>
          <w:sz w:val="24"/>
          <w:szCs w:val="24"/>
        </w:rPr>
        <w:t xml:space="preserve"> acetyl-CoA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&lt;EndNote&gt;&lt;Cite&gt;&lt;Author&gt;Watson&lt;/Author&gt;&lt;Year&gt;2016&lt;/Year&gt;&lt;RecNum&gt;3248&lt;/RecNum&gt;&lt;DisplayText&gt;[15]&lt;/DisplayText&gt;&lt;record&gt;&lt;rec-number&gt;3248&lt;/rec-number&gt;&lt;foreign-keys&gt;&lt;key app="EN" db-id="tfwxtpvvivxzfve50ee5x95y0afzp9xf0s5p" timestamp="1571668491"&gt;3248&lt;/key&gt;&lt;/foreign-keys&gt;&lt;ref-type name="Journal Article"&gt;17&lt;/ref-type&gt;&lt;contributors&gt;&lt;authors&gt;&lt;author&gt;Watson, E.&lt;/author&gt;&lt;author&gt;Olin-Sandoval, V.&lt;/author&gt;&lt;author&gt;Hoy, M.J.&lt;/author&gt;&lt;author&gt;Li, C-H.&lt;/author&gt;&lt;author&gt;Louisse, T.&lt;/author&gt;&lt;author&gt;Yao, V.&lt;/author&gt;&lt;author&gt;Mori, A.&lt;/author&gt;&lt;author&gt;Holdorf, A.D.&lt;/author&gt;&lt;author&gt;Troyanskaya, O. G.&lt;/author&gt;&lt;author&gt;Ralser, M.&lt;/author&gt;&lt;author&gt;Walhout, A.J.M.&lt;/author&gt;&lt;/authors&gt;&lt;/contributors&gt;&lt;titles&gt;&lt;title&gt;&lt;style face="normal" font="default" size="100%"&gt;Metabolic network rewiring of propionate flux compensates vitamin B12 deficiency in &lt;/style&gt;&lt;style face="italic" font="default" size="100%"&gt;C. elegans.&lt;/style&gt;&lt;/title&gt;&lt;secondary-title&gt;Elife&lt;/secondary-title&gt;&lt;/titles&gt;&lt;periodical&gt;&lt;full-title&gt;Elife&lt;/full-title&gt;&lt;/periodical&gt;&lt;pages&gt;pii: e17670&lt;/pages&gt;&lt;volume&gt;5&lt;/volume&gt;&lt;dates&gt;&lt;year&gt;2016&lt;/year&gt;&lt;/dates&gt;&lt;urls&gt;&lt;/urls&gt;&lt;/record&gt;&lt;/Cite&gt;&lt;/EndNote&gt;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[15]</w:t>
      </w:r>
      <w:r w:rsidR="00D873C7">
        <w:rPr>
          <w:color w:val="000000" w:themeColor="text1"/>
          <w:sz w:val="24"/>
          <w:szCs w:val="24"/>
        </w:rPr>
        <w:fldChar w:fldCharType="end"/>
      </w:r>
      <w:r w:rsidR="00573359" w:rsidRPr="006C670D">
        <w:rPr>
          <w:color w:val="000000" w:themeColor="text1"/>
          <w:sz w:val="24"/>
          <w:szCs w:val="24"/>
        </w:rPr>
        <w:t>(</w:t>
      </w:r>
      <w:r w:rsidR="00573359" w:rsidRPr="006C670D">
        <w:rPr>
          <w:b/>
          <w:color w:val="000000" w:themeColor="text1"/>
          <w:sz w:val="24"/>
          <w:szCs w:val="24"/>
        </w:rPr>
        <w:t>Figure 1A</w:t>
      </w:r>
      <w:r w:rsidR="00573359" w:rsidRPr="006C670D">
        <w:rPr>
          <w:color w:val="000000" w:themeColor="text1"/>
          <w:sz w:val="24"/>
          <w:szCs w:val="24"/>
        </w:rPr>
        <w:t>).</w:t>
      </w:r>
      <w:r w:rsidR="00FC2838" w:rsidRPr="006C670D">
        <w:rPr>
          <w:color w:val="000000" w:themeColor="text1"/>
          <w:sz w:val="24"/>
          <w:szCs w:val="24"/>
        </w:rPr>
        <w:t xml:space="preserve"> </w:t>
      </w:r>
      <w:r w:rsidR="00FC2838" w:rsidRPr="006C670D">
        <w:rPr>
          <w:i/>
          <w:color w:val="000000" w:themeColor="text1"/>
          <w:sz w:val="24"/>
          <w:szCs w:val="24"/>
        </w:rPr>
        <w:t>C. elegans</w:t>
      </w:r>
      <w:r w:rsidR="00FC2838" w:rsidRPr="006C670D">
        <w:rPr>
          <w:color w:val="000000" w:themeColor="text1"/>
          <w:sz w:val="24"/>
          <w:szCs w:val="24"/>
        </w:rPr>
        <w:t xml:space="preserve"> may have evolved </w:t>
      </w:r>
      <w:r w:rsidR="00CA3033" w:rsidRPr="006C670D">
        <w:rPr>
          <w:color w:val="000000" w:themeColor="text1"/>
          <w:sz w:val="24"/>
          <w:szCs w:val="24"/>
        </w:rPr>
        <w:t xml:space="preserve">a dedicated pathway for alternate propionate breakdown to be able to thrive </w:t>
      </w:r>
      <w:r w:rsidR="008B0B74" w:rsidRPr="006C670D">
        <w:rPr>
          <w:color w:val="000000" w:themeColor="text1"/>
          <w:sz w:val="24"/>
          <w:szCs w:val="24"/>
        </w:rPr>
        <w:t xml:space="preserve">eating </w:t>
      </w:r>
      <w:r w:rsidR="00CA3033" w:rsidRPr="006C670D">
        <w:rPr>
          <w:color w:val="000000" w:themeColor="text1"/>
          <w:sz w:val="24"/>
          <w:szCs w:val="24"/>
        </w:rPr>
        <w:t xml:space="preserve">bacteria that do not synthesize vitamin B12. </w:t>
      </w:r>
      <w:r w:rsidR="009963C1" w:rsidRPr="006C670D">
        <w:rPr>
          <w:color w:val="000000" w:themeColor="text1"/>
          <w:sz w:val="24"/>
          <w:szCs w:val="24"/>
        </w:rPr>
        <w:t xml:space="preserve">It only activates the expression of propionate shunt genes when propionate accumulation is persistent, via a specific regulatory circuit known as a type 1 feed-forward loop with AND-logic gate </w:t>
      </w:r>
      <w:r w:rsidR="008B0B74" w:rsidRPr="006C670D">
        <w:rPr>
          <w:color w:val="000000" w:themeColor="text1"/>
          <w:sz w:val="24"/>
          <w:szCs w:val="24"/>
        </w:rPr>
        <w:t xml:space="preserve">using </w:t>
      </w:r>
      <w:r w:rsidR="009963C1" w:rsidRPr="006C670D">
        <w:rPr>
          <w:color w:val="000000" w:themeColor="text1"/>
          <w:sz w:val="24"/>
          <w:szCs w:val="24"/>
        </w:rPr>
        <w:t xml:space="preserve">the nuclear hormone receptors </w:t>
      </w:r>
      <w:r w:rsidR="009963C1" w:rsidRPr="006C670D">
        <w:rPr>
          <w:i/>
          <w:color w:val="000000" w:themeColor="text1"/>
          <w:sz w:val="24"/>
          <w:szCs w:val="24"/>
        </w:rPr>
        <w:t>nhr-10</w:t>
      </w:r>
      <w:r w:rsidR="009963C1" w:rsidRPr="006C670D">
        <w:rPr>
          <w:color w:val="000000" w:themeColor="text1"/>
          <w:sz w:val="24"/>
          <w:szCs w:val="24"/>
        </w:rPr>
        <w:t xml:space="preserve"> and </w:t>
      </w:r>
      <w:r w:rsidR="009963C1" w:rsidRPr="006C670D">
        <w:rPr>
          <w:i/>
          <w:color w:val="000000" w:themeColor="text1"/>
          <w:sz w:val="24"/>
          <w:szCs w:val="24"/>
        </w:rPr>
        <w:t xml:space="preserve">nhr-68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&lt;EndNote&gt;&lt;Cite&gt;&lt;Author&gt;Bulcha&lt;/Author&gt;&lt;Year&gt;2019&lt;/Year&gt;&lt;RecNum&gt;3502&lt;/RecNum&gt;&lt;DisplayText&gt;[16]&lt;/DisplayText&gt;&lt;record&gt;&lt;rec-number&gt;3502&lt;/rec-number&gt;&lt;foreign-keys&gt;&lt;key app="EN" db-id="tfwxtpvvivxzfve50ee5x95y0afzp9xf0s5p" timestamp="1571668491"&gt;3502&lt;/key&gt;&lt;/foreign-keys&gt;&lt;ref-type name="Journal Article"&gt;17&lt;/ref-type&gt;&lt;contributors&gt;&lt;authors&gt;&lt;author&gt;Bulcha, J.T.&lt;/author&gt;&lt;author&gt;Giese, G. E.&lt;/author&gt;&lt;author&gt;Ali, Md.Z.&lt;/author&gt;&lt;author&gt;Lee, Y-U.&lt;/author&gt;&lt;author&gt;Walker, M.&lt;/author&gt;&lt;author&gt;Holdorf, A. D.&lt;/author&gt;&lt;author&gt;Yilmaz, L. S.&lt;/author&gt;&lt;author&gt;Brewster, R.&lt;/author&gt;&lt;author&gt;Walhout, A.J.M.&lt;/author&gt;&lt;/authors&gt;&lt;/contributors&gt;&lt;titles&gt;&lt;title&gt;A persistence detector for metabolic network rewiring in an animal.&lt;/title&gt;&lt;secondary-title&gt;Cell Rep&lt;/secondary-title&gt;&lt;/titles&gt;&lt;periodical&gt;&lt;full-title&gt;Cell Rep&lt;/full-title&gt;&lt;/periodical&gt;&lt;pages&gt;460-468&lt;/pages&gt;&lt;volume&gt;26&lt;/volume&gt;&lt;dates&gt;&lt;year&gt;2019&lt;/year&gt;&lt;/dates&gt;&lt;urls&gt;&lt;/urls&gt;&lt;/record&gt;&lt;/Cite&gt;&lt;/EndNote&gt;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[16]</w:t>
      </w:r>
      <w:r w:rsidR="00D873C7">
        <w:rPr>
          <w:color w:val="000000" w:themeColor="text1"/>
          <w:sz w:val="24"/>
          <w:szCs w:val="24"/>
        </w:rPr>
        <w:fldChar w:fldCharType="end"/>
      </w:r>
      <w:r w:rsidR="009963C1" w:rsidRPr="006C670D">
        <w:rPr>
          <w:color w:val="000000" w:themeColor="text1"/>
          <w:sz w:val="24"/>
          <w:szCs w:val="24"/>
        </w:rPr>
        <w:t xml:space="preserve">. </w:t>
      </w:r>
      <w:r w:rsidR="00CA3033" w:rsidRPr="006C670D">
        <w:rPr>
          <w:color w:val="000000" w:themeColor="text1"/>
          <w:sz w:val="24"/>
          <w:szCs w:val="24"/>
        </w:rPr>
        <w:t xml:space="preserve">In </w:t>
      </w:r>
      <w:r w:rsidR="006B48BE" w:rsidRPr="006C670D">
        <w:rPr>
          <w:color w:val="000000" w:themeColor="text1"/>
          <w:sz w:val="24"/>
          <w:szCs w:val="24"/>
        </w:rPr>
        <w:t>propionic acidemia patients</w:t>
      </w:r>
      <w:r w:rsidR="00CA3033" w:rsidRPr="006C670D">
        <w:rPr>
          <w:color w:val="000000" w:themeColor="text1"/>
          <w:sz w:val="24"/>
          <w:szCs w:val="24"/>
        </w:rPr>
        <w:t xml:space="preserve">, </w:t>
      </w:r>
      <w:r w:rsidR="00F14F0C" w:rsidRPr="006C670D">
        <w:rPr>
          <w:color w:val="000000" w:themeColor="text1"/>
          <w:sz w:val="24"/>
          <w:szCs w:val="24"/>
        </w:rPr>
        <w:t xml:space="preserve">the buildup of propionate shunt metabolites </w:t>
      </w:r>
      <w:r w:rsidR="006D3B84" w:rsidRPr="006C670D">
        <w:rPr>
          <w:color w:val="000000" w:themeColor="text1"/>
          <w:sz w:val="24"/>
          <w:szCs w:val="24"/>
        </w:rPr>
        <w:t xml:space="preserve">indicates </w:t>
      </w:r>
      <w:r w:rsidR="00CA3033" w:rsidRPr="006C670D">
        <w:rPr>
          <w:color w:val="000000" w:themeColor="text1"/>
          <w:sz w:val="24"/>
          <w:szCs w:val="24"/>
        </w:rPr>
        <w:t>the presence of the propionate shunt</w:t>
      </w:r>
      <w:r w:rsidR="006B48BE" w:rsidRPr="006C670D">
        <w:rPr>
          <w:color w:val="000000" w:themeColor="text1"/>
          <w:sz w:val="24"/>
          <w:szCs w:val="24"/>
        </w:rPr>
        <w:t xml:space="preserve">. However, </w:t>
      </w:r>
      <w:r w:rsidR="0021341F" w:rsidRPr="006C670D">
        <w:rPr>
          <w:color w:val="000000" w:themeColor="text1"/>
          <w:sz w:val="24"/>
          <w:szCs w:val="24"/>
        </w:rPr>
        <w:t>its activity</w:t>
      </w:r>
      <w:r w:rsidR="00CA3033" w:rsidRPr="006C670D">
        <w:rPr>
          <w:color w:val="000000" w:themeColor="text1"/>
          <w:sz w:val="24"/>
          <w:szCs w:val="24"/>
        </w:rPr>
        <w:t xml:space="preserve"> is not sufficient to mitigate </w:t>
      </w:r>
      <w:r w:rsidR="00CA3033" w:rsidRPr="006C670D">
        <w:rPr>
          <w:color w:val="000000" w:themeColor="text1"/>
          <w:sz w:val="24"/>
          <w:szCs w:val="24"/>
        </w:rPr>
        <w:lastRenderedPageBreak/>
        <w:t>propionate toxicity</w:t>
      </w:r>
      <w:r w:rsidR="006B48BE" w:rsidRPr="006C670D">
        <w:rPr>
          <w:color w:val="000000" w:themeColor="text1"/>
          <w:sz w:val="24"/>
          <w:szCs w:val="24"/>
        </w:rPr>
        <w:t xml:space="preserve"> likely </w:t>
      </w:r>
      <w:r w:rsidR="00CA3033" w:rsidRPr="006C670D">
        <w:rPr>
          <w:color w:val="000000" w:themeColor="text1"/>
          <w:sz w:val="24"/>
          <w:szCs w:val="24"/>
        </w:rPr>
        <w:t xml:space="preserve">because </w:t>
      </w:r>
      <w:r w:rsidR="009963C1" w:rsidRPr="006C670D">
        <w:rPr>
          <w:color w:val="000000" w:themeColor="text1"/>
          <w:sz w:val="24"/>
          <w:szCs w:val="24"/>
        </w:rPr>
        <w:t xml:space="preserve">the </w:t>
      </w:r>
      <w:r w:rsidR="00CA3033" w:rsidRPr="006C670D">
        <w:rPr>
          <w:color w:val="000000" w:themeColor="text1"/>
          <w:sz w:val="24"/>
          <w:szCs w:val="24"/>
        </w:rPr>
        <w:t>enzymes functioning in other metabolic pathways are repurpose</w:t>
      </w:r>
      <w:r w:rsidR="009963C1" w:rsidRPr="006C670D">
        <w:rPr>
          <w:color w:val="000000" w:themeColor="text1"/>
          <w:sz w:val="24"/>
          <w:szCs w:val="24"/>
        </w:rPr>
        <w:t>d</w:t>
      </w:r>
      <w:r w:rsidR="00FE0E4C"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&lt;EndNote&gt;&lt;Cite&gt;&lt;Author&gt;Watson&lt;/Author&gt;&lt;Year&gt;2016&lt;/Year&gt;&lt;RecNum&gt;3248&lt;/RecNum&gt;&lt;DisplayText&gt;[15]&lt;/DisplayText&gt;&lt;record&gt;&lt;rec-number&gt;3248&lt;/rec-number&gt;&lt;foreign-keys&gt;&lt;key app="EN" db-id="tfwxtpvvivxzfve50ee5x95y0afzp9xf0s5p" timestamp="1571668491"&gt;3248&lt;/key&gt;&lt;/foreign-keys&gt;&lt;ref-type name="Journal Article"&gt;17&lt;/ref-type&gt;&lt;contributors&gt;&lt;authors&gt;&lt;author&gt;Watson, E.&lt;/author&gt;&lt;author&gt;Olin-Sandoval, V.&lt;/author&gt;&lt;author&gt;Hoy, M.J.&lt;/author&gt;&lt;author&gt;Li, C-H.&lt;/author&gt;&lt;author&gt;Louisse, T.&lt;/author&gt;&lt;author&gt;Yao, V.&lt;/author&gt;&lt;author&gt;Mori, A.&lt;/author&gt;&lt;author&gt;Holdorf, A.D.&lt;/author&gt;&lt;author&gt;Troyanskaya, O. G.&lt;/author&gt;&lt;author&gt;Ralser, M.&lt;/author&gt;&lt;author&gt;Walhout, A.J.M.&lt;/author&gt;&lt;/authors&gt;&lt;/contributors&gt;&lt;titles&gt;&lt;title&gt;&lt;style face="normal" font="default" size="100%"&gt;Metabolic network rewiring of propionate flux compensates vitamin B12 deficiency in &lt;/style&gt;&lt;style face="italic" font="default" size="100%"&gt;C. elegans.&lt;/style&gt;&lt;/title&gt;&lt;secondary-title&gt;Elife&lt;/secondary-title&gt;&lt;/titles&gt;&lt;periodical&gt;&lt;full-title&gt;Elife&lt;/full-title&gt;&lt;/periodical&gt;&lt;pages&gt;pii: e17670&lt;/pages&gt;&lt;volume&gt;5&lt;/volume&gt;&lt;dates&gt;&lt;year&gt;2016&lt;/year&gt;&lt;/dates&gt;&lt;urls&gt;&lt;/urls&gt;&lt;/record&gt;&lt;/Cite&gt;&lt;/EndNote&gt;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[15]</w:t>
      </w:r>
      <w:r w:rsidR="00D873C7">
        <w:rPr>
          <w:color w:val="000000" w:themeColor="text1"/>
          <w:sz w:val="24"/>
          <w:szCs w:val="24"/>
        </w:rPr>
        <w:fldChar w:fldCharType="end"/>
      </w:r>
      <w:r w:rsidR="00CA3033" w:rsidRPr="006C670D">
        <w:rPr>
          <w:color w:val="000000" w:themeColor="text1"/>
          <w:sz w:val="24"/>
          <w:szCs w:val="24"/>
        </w:rPr>
        <w:t>.</w:t>
      </w:r>
    </w:p>
    <w:p w14:paraId="2B61AC9F" w14:textId="33BA13C3" w:rsidR="00E52C0D" w:rsidRPr="006C670D" w:rsidRDefault="002E41F4" w:rsidP="008120F4">
      <w:pPr>
        <w:spacing w:line="480" w:lineRule="auto"/>
        <w:jc w:val="both"/>
        <w:rPr>
          <w:color w:val="000000" w:themeColor="text1"/>
          <w:sz w:val="24"/>
          <w:szCs w:val="24"/>
          <w:highlight w:val="white"/>
        </w:rPr>
      </w:pPr>
      <w:r w:rsidRPr="006C670D">
        <w:rPr>
          <w:color w:val="0070C0"/>
          <w:sz w:val="24"/>
          <w:szCs w:val="24"/>
          <w:highlight w:val="white"/>
        </w:rPr>
        <w:tab/>
      </w:r>
      <w:r w:rsidR="001E69B4" w:rsidRPr="006C670D">
        <w:rPr>
          <w:color w:val="000000" w:themeColor="text1"/>
          <w:sz w:val="24"/>
          <w:szCs w:val="24"/>
          <w:highlight w:val="white"/>
        </w:rPr>
        <w:t xml:space="preserve">The vast majority of </w:t>
      </w:r>
      <w:r w:rsidR="005B18A8" w:rsidRPr="006C670D">
        <w:rPr>
          <w:i/>
          <w:color w:val="000000" w:themeColor="text1"/>
          <w:sz w:val="24"/>
          <w:szCs w:val="24"/>
          <w:highlight w:val="white"/>
        </w:rPr>
        <w:t>C. elegans</w:t>
      </w:r>
      <w:r w:rsidR="005B18A8" w:rsidRPr="006C670D">
        <w:rPr>
          <w:color w:val="000000" w:themeColor="text1"/>
          <w:sz w:val="24"/>
          <w:szCs w:val="24"/>
          <w:highlight w:val="white"/>
        </w:rPr>
        <w:t xml:space="preserve"> </w:t>
      </w:r>
      <w:r w:rsidR="001E69B4" w:rsidRPr="006C670D">
        <w:rPr>
          <w:color w:val="000000" w:themeColor="text1"/>
          <w:sz w:val="24"/>
          <w:szCs w:val="24"/>
          <w:highlight w:val="white"/>
        </w:rPr>
        <w:t xml:space="preserve">studies </w:t>
      </w:r>
      <w:r w:rsidR="005B18A8" w:rsidRPr="006C670D">
        <w:rPr>
          <w:color w:val="000000" w:themeColor="text1"/>
          <w:sz w:val="24"/>
          <w:szCs w:val="24"/>
          <w:highlight w:val="white"/>
        </w:rPr>
        <w:t>rely</w:t>
      </w:r>
      <w:r w:rsidR="001E69B4" w:rsidRPr="006C670D">
        <w:rPr>
          <w:color w:val="000000" w:themeColor="text1"/>
          <w:sz w:val="24"/>
          <w:szCs w:val="24"/>
          <w:highlight w:val="white"/>
        </w:rPr>
        <w:t xml:space="preserve"> on </w:t>
      </w:r>
      <w:r w:rsidR="00E27F17" w:rsidRPr="006C670D">
        <w:rPr>
          <w:color w:val="000000" w:themeColor="text1"/>
          <w:sz w:val="24"/>
          <w:szCs w:val="24"/>
          <w:highlight w:val="white"/>
        </w:rPr>
        <w:t xml:space="preserve">the laboratory-adapted </w:t>
      </w:r>
      <w:r w:rsidR="001E69B4" w:rsidRPr="006C670D">
        <w:rPr>
          <w:color w:val="000000" w:themeColor="text1"/>
          <w:sz w:val="24"/>
          <w:szCs w:val="24"/>
          <w:highlight w:val="white"/>
        </w:rPr>
        <w:t xml:space="preserve">strain named N2, </w:t>
      </w:r>
      <w:r w:rsidR="00450218" w:rsidRPr="006C670D">
        <w:rPr>
          <w:color w:val="000000" w:themeColor="text1"/>
          <w:sz w:val="24"/>
          <w:szCs w:val="24"/>
          <w:highlight w:val="white"/>
        </w:rPr>
        <w:t>from Bristol, England</w:t>
      </w:r>
      <w:r w:rsidR="006D3B84" w:rsidRPr="006C670D">
        <w:rPr>
          <w:color w:val="000000" w:themeColor="text1"/>
          <w:sz w:val="24"/>
          <w:szCs w:val="24"/>
          <w:highlight w:val="white"/>
        </w:rPr>
        <w:t xml:space="preserve"> </w:t>
      </w:r>
      <w:r w:rsidR="00D873C7">
        <w:rPr>
          <w:color w:val="000000" w:themeColor="text1"/>
          <w:sz w:val="24"/>
          <w:szCs w:val="24"/>
          <w:highlight w:val="white"/>
        </w:rPr>
        <w:fldChar w:fldCharType="begin">
          <w:fldData xml:space="preserve">PEVuZE5vdGU+PENpdGU+PEF1dGhvcj5TdGVya2VuPC9BdXRob3I+PFllYXI+MjAxNTwvWWVhcj48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</w:fldData>
        </w:fldChar>
      </w:r>
      <w:r w:rsidR="00D873C7">
        <w:rPr>
          <w:color w:val="000000" w:themeColor="text1"/>
          <w:sz w:val="24"/>
          <w:szCs w:val="24"/>
          <w:highlight w:val="white"/>
        </w:rPr>
        <w:instrText xml:space="preserve"> ADDIN EN.CITE </w:instrText>
      </w:r>
      <w:r w:rsidR="00D873C7">
        <w:rPr>
          <w:color w:val="000000" w:themeColor="text1"/>
          <w:sz w:val="24"/>
          <w:szCs w:val="24"/>
          <w:highlight w:val="white"/>
        </w:rPr>
        <w:fldChar w:fldCharType="begin">
          <w:fldData xml:space="preserve">PEVuZE5vdGU+PENpdGU+PEF1dGhvcj5TdGVya2VuPC9BdXRob3I+PFllYXI+MjAxNTwvWWVhcj48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</w:fldData>
        </w:fldChar>
      </w:r>
      <w:r w:rsidR="00D873C7">
        <w:rPr>
          <w:color w:val="000000" w:themeColor="text1"/>
          <w:sz w:val="24"/>
          <w:szCs w:val="24"/>
          <w:highlight w:val="white"/>
        </w:rPr>
        <w:instrText xml:space="preserve"> ADDIN EN.CITE.DATA </w:instrText>
      </w:r>
      <w:r w:rsidR="00D873C7">
        <w:rPr>
          <w:color w:val="000000" w:themeColor="text1"/>
          <w:sz w:val="24"/>
          <w:szCs w:val="24"/>
          <w:highlight w:val="white"/>
        </w:rPr>
      </w:r>
      <w:r w:rsidR="00D873C7">
        <w:rPr>
          <w:color w:val="000000" w:themeColor="text1"/>
          <w:sz w:val="24"/>
          <w:szCs w:val="24"/>
          <w:highlight w:val="white"/>
        </w:rPr>
        <w:fldChar w:fldCharType="end"/>
      </w:r>
      <w:r w:rsidR="00D873C7">
        <w:rPr>
          <w:color w:val="000000" w:themeColor="text1"/>
          <w:sz w:val="24"/>
          <w:szCs w:val="24"/>
          <w:highlight w:val="white"/>
        </w:rPr>
      </w:r>
      <w:r w:rsidR="00D873C7">
        <w:rPr>
          <w:color w:val="000000" w:themeColor="text1"/>
          <w:sz w:val="24"/>
          <w:szCs w:val="24"/>
          <w:highlight w:val="white"/>
        </w:rPr>
        <w:fldChar w:fldCharType="separate"/>
      </w:r>
      <w:r w:rsidR="00D873C7">
        <w:rPr>
          <w:noProof/>
          <w:color w:val="000000" w:themeColor="text1"/>
          <w:sz w:val="24"/>
          <w:szCs w:val="24"/>
          <w:highlight w:val="white"/>
        </w:rPr>
        <w:t>[17]</w:t>
      </w:r>
      <w:r w:rsidR="00D873C7">
        <w:rPr>
          <w:color w:val="000000" w:themeColor="text1"/>
          <w:sz w:val="24"/>
          <w:szCs w:val="24"/>
          <w:highlight w:val="white"/>
        </w:rPr>
        <w:fldChar w:fldCharType="end"/>
      </w:r>
      <w:r w:rsidR="00450218" w:rsidRPr="006C670D">
        <w:rPr>
          <w:color w:val="000000" w:themeColor="text1"/>
          <w:sz w:val="24"/>
          <w:szCs w:val="24"/>
          <w:highlight w:val="white"/>
        </w:rPr>
        <w:t>.</w:t>
      </w:r>
      <w:r w:rsidR="001E69B4" w:rsidRPr="006C670D">
        <w:rPr>
          <w:color w:val="000000" w:themeColor="text1"/>
          <w:sz w:val="24"/>
          <w:szCs w:val="24"/>
          <w:highlight w:val="white"/>
        </w:rPr>
        <w:t xml:space="preserve"> </w:t>
      </w:r>
      <w:r w:rsidR="00450218" w:rsidRPr="006C670D">
        <w:rPr>
          <w:color w:val="000000" w:themeColor="text1"/>
          <w:sz w:val="24"/>
          <w:szCs w:val="24"/>
          <w:highlight w:val="white"/>
        </w:rPr>
        <w:t xml:space="preserve">Over the last </w:t>
      </w:r>
      <w:r w:rsidR="00E27F17" w:rsidRPr="006C670D">
        <w:rPr>
          <w:color w:val="000000" w:themeColor="text1"/>
          <w:sz w:val="24"/>
          <w:szCs w:val="24"/>
          <w:highlight w:val="white"/>
        </w:rPr>
        <w:t xml:space="preserve">twenty </w:t>
      </w:r>
      <w:r w:rsidR="00450218" w:rsidRPr="006C670D">
        <w:rPr>
          <w:color w:val="000000" w:themeColor="text1"/>
          <w:sz w:val="24"/>
          <w:szCs w:val="24"/>
          <w:highlight w:val="white"/>
        </w:rPr>
        <w:t xml:space="preserve">years, </w:t>
      </w:r>
      <w:r w:rsidR="00E52C0D" w:rsidRPr="006C670D">
        <w:rPr>
          <w:color w:val="000000" w:themeColor="text1"/>
          <w:sz w:val="24"/>
          <w:szCs w:val="24"/>
          <w:highlight w:val="white"/>
        </w:rPr>
        <w:t>hundreds of</w:t>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w:t>
      </w:r>
      <w:r w:rsidR="00E27F17" w:rsidRPr="006C670D">
        <w:rPr>
          <w:color w:val="000000" w:themeColor="text1"/>
          <w:sz w:val="24"/>
          <w:szCs w:val="24"/>
          <w:highlight w:val="white"/>
        </w:rPr>
        <w:t xml:space="preserve">strains </w:t>
      </w:r>
      <w:r w:rsidR="00450218" w:rsidRPr="006C670D">
        <w:rPr>
          <w:color w:val="000000" w:themeColor="text1"/>
          <w:sz w:val="24"/>
          <w:szCs w:val="24"/>
          <w:highlight w:val="white"/>
        </w:rPr>
        <w:t xml:space="preserve">have been collected </w:t>
      </w:r>
      <w:r w:rsidR="00E27F17" w:rsidRPr="006C670D">
        <w:rPr>
          <w:color w:val="000000" w:themeColor="text1"/>
          <w:sz w:val="24"/>
          <w:szCs w:val="24"/>
          <w:highlight w:val="white"/>
        </w:rPr>
        <w:t xml:space="preserve">worldwide </w:t>
      </w:r>
      <w:r w:rsidR="00450218" w:rsidRPr="006C670D">
        <w:rPr>
          <w:color w:val="000000" w:themeColor="text1"/>
          <w:sz w:val="24"/>
          <w:szCs w:val="24"/>
          <w:highlight w:val="white"/>
        </w:rPr>
        <w:t xml:space="preserve">from </w:t>
      </w:r>
      <w:r w:rsidR="00E27F17" w:rsidRPr="006C670D">
        <w:rPr>
          <w:color w:val="000000" w:themeColor="text1"/>
          <w:sz w:val="24"/>
          <w:szCs w:val="24"/>
          <w:highlight w:val="white"/>
        </w:rPr>
        <w:t>natural habitats</w:t>
      </w:r>
      <w:r w:rsidR="00AB1D82" w:rsidRPr="006C670D">
        <w:rPr>
          <w:color w:val="000000" w:themeColor="text1"/>
          <w:sz w:val="24"/>
          <w:szCs w:val="24"/>
          <w:highlight w:val="white"/>
        </w:rPr>
        <w:t xml:space="preserve"> </w:t>
      </w:r>
      <w:r w:rsidR="00D873C7">
        <w:rPr>
          <w:color w:val="000000" w:themeColor="text1"/>
          <w:sz w:val="24"/>
          <w:szCs w:val="24"/>
          <w:highlight w:val="white"/>
        </w:rPr>
        <w:fldChar w:fldCharType="begin">
          <w:fldData xml:space="preserve">PEVuZE5vdGU+PENpdGU+PEF1dGhvcj5Sb2NrbWFuPC9BdXRob3I+PFllYXI+MjAwOTwvWWVhcj48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</w:fldData>
        </w:fldChar>
      </w:r>
      <w:r w:rsidR="00D873C7">
        <w:rPr>
          <w:color w:val="000000" w:themeColor="text1"/>
          <w:sz w:val="24"/>
          <w:szCs w:val="24"/>
          <w:highlight w:val="white"/>
        </w:rPr>
        <w:instrText xml:space="preserve"> ADDIN EN.CITE </w:instrText>
      </w:r>
      <w:r w:rsidR="00D873C7">
        <w:rPr>
          <w:color w:val="000000" w:themeColor="text1"/>
          <w:sz w:val="24"/>
          <w:szCs w:val="24"/>
          <w:highlight w:val="white"/>
        </w:rPr>
        <w:fldChar w:fldCharType="begin">
          <w:fldData xml:space="preserve">PEVuZE5vdGU+PENpdGU+PEF1dGhvcj5Sb2NrbWFuPC9BdXRob3I+PFllYXI+MjAwOTwvWWVhcj48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</w:fldData>
        </w:fldChar>
      </w:r>
      <w:r w:rsidR="00D873C7">
        <w:rPr>
          <w:color w:val="000000" w:themeColor="text1"/>
          <w:sz w:val="24"/>
          <w:szCs w:val="24"/>
          <w:highlight w:val="white"/>
        </w:rPr>
        <w:instrText xml:space="preserve"> ADDIN EN.CITE.DATA </w:instrText>
      </w:r>
      <w:r w:rsidR="00D873C7">
        <w:rPr>
          <w:color w:val="000000" w:themeColor="text1"/>
          <w:sz w:val="24"/>
          <w:szCs w:val="24"/>
          <w:highlight w:val="white"/>
        </w:rPr>
      </w:r>
      <w:r w:rsidR="00D873C7">
        <w:rPr>
          <w:color w:val="000000" w:themeColor="text1"/>
          <w:sz w:val="24"/>
          <w:szCs w:val="24"/>
          <w:highlight w:val="white"/>
        </w:rPr>
        <w:fldChar w:fldCharType="end"/>
      </w:r>
      <w:r w:rsidR="00D873C7">
        <w:rPr>
          <w:color w:val="000000" w:themeColor="text1"/>
          <w:sz w:val="24"/>
          <w:szCs w:val="24"/>
          <w:highlight w:val="white"/>
        </w:rPr>
      </w:r>
      <w:r w:rsidR="00D873C7">
        <w:rPr>
          <w:color w:val="000000" w:themeColor="text1"/>
          <w:sz w:val="24"/>
          <w:szCs w:val="24"/>
          <w:highlight w:val="white"/>
        </w:rPr>
        <w:fldChar w:fldCharType="separate"/>
      </w:r>
      <w:r w:rsidR="00D873C7">
        <w:rPr>
          <w:noProof/>
          <w:color w:val="000000" w:themeColor="text1"/>
          <w:sz w:val="24"/>
          <w:szCs w:val="24"/>
          <w:highlight w:val="white"/>
        </w:rPr>
        <w:t>[10, 18-23]</w:t>
      </w:r>
      <w:r w:rsidR="00D873C7">
        <w:rPr>
          <w:color w:val="000000" w:themeColor="text1"/>
          <w:sz w:val="24"/>
          <w:szCs w:val="24"/>
          <w:highlight w:val="white"/>
        </w:rPr>
        <w:fldChar w:fldCharType="end"/>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6C670D">
        <w:rPr>
          <w:color w:val="000000" w:themeColor="text1"/>
          <w:sz w:val="24"/>
          <w:szCs w:val="24"/>
        </w:rPr>
        <w:t xml:space="preserve">strains have been used to identify quantitative trait loci that contribute to a variety of phenotypes, including </w:t>
      </w:r>
      <w:r w:rsidR="00AB121E" w:rsidRPr="006C670D">
        <w:rPr>
          <w:color w:val="000000" w:themeColor="text1"/>
          <w:sz w:val="24"/>
          <w:szCs w:val="24"/>
        </w:rPr>
        <w:t>anthelmintic and cancer chemotherapeutic resistance</w:t>
      </w:r>
      <w:r w:rsidR="00450218" w:rsidRPr="006C670D">
        <w:rPr>
          <w:color w:val="000000" w:themeColor="text1"/>
          <w:sz w:val="24"/>
          <w:szCs w:val="24"/>
        </w:rPr>
        <w:t xml:space="preserve">, </w:t>
      </w:r>
      <w:r w:rsidR="00450218" w:rsidRPr="006C670D">
        <w:rPr>
          <w:color w:val="000000" w:themeColor="text1"/>
          <w:sz w:val="24"/>
          <w:szCs w:val="24"/>
          <w:highlight w:val="white"/>
        </w:rPr>
        <w:t xml:space="preserve">and in several cases the precise genotypic variation that is causal to phenotypic variation has been </w:t>
      </w:r>
      <w:r w:rsidR="00450218" w:rsidRPr="006C670D">
        <w:rPr>
          <w:color w:val="000000" w:themeColor="text1"/>
          <w:sz w:val="24"/>
          <w:szCs w:val="24"/>
        </w:rPr>
        <w:t xml:space="preserve">determined </w:t>
      </w:r>
      <w:r w:rsidR="00D873C7">
        <w:rPr>
          <w:color w:val="000000" w:themeColor="text1"/>
          <w:sz w:val="24"/>
          <w:szCs w:val="24"/>
        </w:rPr>
        <w:fldChar w:fldCharType="begin">
          <w:fldData xml:space="preserve">PEVuZE5vdGU+PENpdGU+PEF1dGhvcj5SZWRkeTwvQXV0aG9yPjxZZWFyPjIwMDk8L1llYXI+PFJl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PEVuZE5vdGU+PENpdGU+PEF1dGhvcj5SZWRkeTwvQXV0aG9yPjxZZWFyPjIwMDk8L1llYXI+PFJl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[24-30]</w:t>
      </w:r>
      <w:r w:rsidR="00D873C7">
        <w:rPr>
          <w:color w:val="000000" w:themeColor="text1"/>
          <w:sz w:val="24"/>
          <w:szCs w:val="24"/>
        </w:rPr>
        <w:fldChar w:fldCharType="end"/>
      </w:r>
      <w:r w:rsidR="00450218" w:rsidRPr="006C670D">
        <w:rPr>
          <w:color w:val="000000" w:themeColor="text1"/>
          <w:sz w:val="24"/>
          <w:szCs w:val="24"/>
        </w:rPr>
        <w:t>.</w:t>
      </w:r>
      <w:r w:rsidR="00E52C0D" w:rsidRPr="006C670D">
        <w:rPr>
          <w:color w:val="000000" w:themeColor="text1"/>
          <w:sz w:val="24"/>
          <w:szCs w:val="24"/>
        </w:rPr>
        <w:t xml:space="preserve"> </w:t>
      </w:r>
      <w:r w:rsidR="00E52C0D" w:rsidRPr="006C670D">
        <w:rPr>
          <w:color w:val="000000" w:themeColor="text1"/>
          <w:sz w:val="24"/>
          <w:szCs w:val="24"/>
          <w:highlight w:val="white"/>
        </w:rPr>
        <w:t xml:space="preserve">Genomic information about the different strains is </w:t>
      </w:r>
      <w:r w:rsidR="00984006" w:rsidRPr="006C670D">
        <w:rPr>
          <w:color w:val="000000" w:themeColor="text1"/>
          <w:sz w:val="24"/>
          <w:szCs w:val="24"/>
          <w:highlight w:val="white"/>
        </w:rPr>
        <w:t xml:space="preserve">organized </w:t>
      </w:r>
      <w:r w:rsidR="00E52C0D" w:rsidRPr="006C670D">
        <w:rPr>
          <w:color w:val="000000" w:themeColor="text1"/>
          <w:sz w:val="24"/>
          <w:szCs w:val="24"/>
          <w:highlight w:val="white"/>
        </w:rPr>
        <w:t>in t</w:t>
      </w:r>
      <w:r w:rsidR="00B54F40" w:rsidRPr="006C670D">
        <w:rPr>
          <w:color w:val="000000" w:themeColor="text1"/>
          <w:sz w:val="24"/>
          <w:szCs w:val="24"/>
          <w:highlight w:val="white"/>
        </w:rPr>
        <w:t>he</w:t>
      </w:r>
      <w:r w:rsidR="00B54F40" w:rsidRPr="006C670D">
        <w:rPr>
          <w:i/>
          <w:color w:val="000000" w:themeColor="text1"/>
          <w:sz w:val="24"/>
          <w:szCs w:val="24"/>
          <w:highlight w:val="white"/>
        </w:rPr>
        <w:t xml:space="preserve"> C. elegans</w:t>
      </w:r>
      <w:r w:rsidR="00B54F40" w:rsidRPr="006C670D">
        <w:rPr>
          <w:color w:val="000000" w:themeColor="text1"/>
          <w:sz w:val="24"/>
          <w:szCs w:val="24"/>
          <w:highlight w:val="white"/>
        </w:rPr>
        <w:t xml:space="preserve"> Natural Diversity Resource (CeNDR)</w:t>
      </w:r>
      <w:r w:rsidR="00E52C0D" w:rsidRPr="006C670D">
        <w:rPr>
          <w:color w:val="000000" w:themeColor="text1"/>
          <w:sz w:val="24"/>
          <w:szCs w:val="24"/>
          <w:highlight w:val="white"/>
        </w:rPr>
        <w:t xml:space="preserve">, </w:t>
      </w:r>
      <w:r w:rsidR="00E27F17" w:rsidRPr="006C670D">
        <w:rPr>
          <w:color w:val="000000" w:themeColor="text1"/>
          <w:sz w:val="24"/>
          <w:szCs w:val="24"/>
          <w:highlight w:val="white"/>
        </w:rPr>
        <w:t xml:space="preserve">along </w:t>
      </w:r>
      <w:r w:rsidR="00E52C0D" w:rsidRPr="006C670D">
        <w:rPr>
          <w:color w:val="000000" w:themeColor="text1"/>
          <w:sz w:val="24"/>
          <w:szCs w:val="24"/>
          <w:highlight w:val="white"/>
        </w:rPr>
        <w:t>with different tools</w:t>
      </w:r>
      <w:r w:rsidR="00B54F40" w:rsidRPr="006C670D">
        <w:rPr>
          <w:color w:val="000000" w:themeColor="text1"/>
          <w:sz w:val="24"/>
          <w:szCs w:val="24"/>
          <w:highlight w:val="white"/>
        </w:rPr>
        <w:t xml:space="preserve"> </w:t>
      </w:r>
      <w:r w:rsidR="00E52C0D" w:rsidRPr="006C670D">
        <w:rPr>
          <w:color w:val="000000" w:themeColor="text1"/>
          <w:sz w:val="24"/>
          <w:szCs w:val="24"/>
          <w:highlight w:val="white"/>
        </w:rPr>
        <w:t>for genome</w:t>
      </w:r>
      <w:r w:rsidR="00E27F17" w:rsidRPr="006C670D">
        <w:rPr>
          <w:color w:val="000000" w:themeColor="text1"/>
          <w:sz w:val="24"/>
          <w:szCs w:val="24"/>
          <w:highlight w:val="white"/>
        </w:rPr>
        <w:t>-</w:t>
      </w:r>
      <w:r w:rsidR="00E52C0D" w:rsidRPr="006C670D">
        <w:rPr>
          <w:color w:val="000000" w:themeColor="text1"/>
          <w:sz w:val="24"/>
          <w:szCs w:val="24"/>
          <w:highlight w:val="white"/>
        </w:rPr>
        <w:t>wide association (GWA) mapping</w:t>
      </w:r>
      <w:r w:rsidR="00E27F17" w:rsidRPr="006C670D">
        <w:rPr>
          <w:color w:val="000000" w:themeColor="text1"/>
          <w:sz w:val="24"/>
          <w:szCs w:val="24"/>
          <w:highlight w:val="white"/>
        </w:rPr>
        <w:t>s</w:t>
      </w:r>
      <w:r w:rsidR="00E52C0D" w:rsidRPr="006C670D">
        <w:rPr>
          <w:color w:val="000000" w:themeColor="text1"/>
          <w:sz w:val="24"/>
          <w:szCs w:val="24"/>
          <w:highlight w:val="white"/>
        </w:rPr>
        <w:t xml:space="preserve"> </w:t>
      </w:r>
      <w:r w:rsidR="00D873C7">
        <w:rPr>
          <w:color w:val="000000" w:themeColor="text1"/>
          <w:sz w:val="24"/>
          <w:szCs w:val="24"/>
          <w:highlight w:val="white"/>
        </w:rPr>
        <w:fldChar w:fldCharType="begin"/>
      </w:r>
      <w:r w:rsidR="00D873C7">
        <w:rPr>
          <w:color w:val="000000" w:themeColor="text1"/>
          <w:sz w:val="24"/>
          <w:szCs w:val="24"/>
          <w:highlight w:val="white"/>
        </w:rPr>
        <w:instrText xml:space="preserve"> ADDIN EN.CITE &lt;EndNote&gt;&lt;Cite&gt;&lt;Author&gt;Cook&lt;/Author&gt;&lt;Year&gt;2017&lt;/Year&gt;&lt;RecNum&gt;3365&lt;/RecNum&gt;&lt;DisplayText&gt;[31]&lt;/DisplayText&gt;&lt;record&gt;&lt;rec-number&gt;3365&lt;/rec-number&gt;&lt;foreign-keys&gt;&lt;key app="EN" db-id="tfwxtpvvivxzfve50ee5x95y0afzp9xf0s5p" timestamp="1571668491"&gt;3365&lt;/key&gt;&lt;/foreign-keys&gt;&lt;ref-type name="Journal Article"&gt;17&lt;/ref-type&gt;&lt;contributors&gt;&lt;authors&gt;&lt;author&gt;Cook, D. E.&lt;/author&gt;&lt;author&gt;Zdraljevic, S.&lt;/author&gt;&lt;author&gt;Roberts, J. P.&lt;/author&gt;&lt;author&gt;Andersen, E. C.&lt;/author&gt;&lt;/authors&gt;&lt;/contributors&gt;&lt;auth-address&gt;Interdisciplinary Biological Sciences Program, Northwestern University, Evanston, IL 60208, USA.&amp;#xD;Department of Molecular Biosciences, Northwestern University, Evanston, IL 60208, USA.&amp;#xD;Department of Molecular Biosciences, Northwestern University, Evanston, IL 60208, USA Erik.Andersen@Northwestern.edu.&lt;/auth-address&gt;&lt;titles&gt;&lt;title&gt;&lt;style face="normal" font="default" size="100%"&gt;CeNDR, the &lt;/style&gt;&lt;style face="italic" font="default" size="100%"&gt;Caenorhabditis elegans &lt;/style&gt;&lt;style face="normal" font="default" size="100%"&gt;natural diversity resource&lt;/style&gt;&lt;/title&gt;&lt;secondary-title&gt;Nucleic Acids Res&lt;/secondary-title&gt;&lt;/titles&gt;&lt;periodical&gt;&lt;full-title&gt;Nucleic Acids Res&lt;/full-title&gt;&lt;/periodical&gt;&lt;pages&gt;D650-D657&lt;/pages&gt;&lt;volume&gt;45&lt;/volume&gt;&lt;number&gt;D1&lt;/number&gt;&lt;dates&gt;&lt;year&gt;2017&lt;/year&gt;&lt;pub-dates&gt;&lt;date&gt;Jan 04&lt;/date&gt;&lt;/pub-dates&gt;&lt;/dates&gt;&lt;isbn&gt;1362-4962 (Electronic)&amp;#xD;0305-1048 (Linking)&lt;/isbn&gt;&lt;accession-num&gt;27701074&lt;/accession-num&gt;&lt;urls&gt;&lt;related-urls&gt;&lt;url&gt;https://www.ncbi.nlm.nih.gov/pubmed/27701074&lt;/url&gt;&lt;/related-urls&gt;&lt;/urls&gt;&lt;custom2&gt;PMC5210618&lt;/custom2&gt;&lt;electronic-resource-num&gt;10.1093/nar/gkw893&lt;/electronic-resource-num&gt;&lt;/record&gt;&lt;/Cite&gt;&lt;/EndNote&gt;</w:instrText>
      </w:r>
      <w:r w:rsidR="00D873C7">
        <w:rPr>
          <w:color w:val="000000" w:themeColor="text1"/>
          <w:sz w:val="24"/>
          <w:szCs w:val="24"/>
          <w:highlight w:val="white"/>
        </w:rPr>
        <w:fldChar w:fldCharType="separate"/>
      </w:r>
      <w:r w:rsidR="00D873C7">
        <w:rPr>
          <w:noProof/>
          <w:color w:val="000000" w:themeColor="text1"/>
          <w:sz w:val="24"/>
          <w:szCs w:val="24"/>
          <w:highlight w:val="white"/>
        </w:rPr>
        <w:t>[31]</w:t>
      </w:r>
      <w:r w:rsidR="00D873C7">
        <w:rPr>
          <w:color w:val="000000" w:themeColor="text1"/>
          <w:sz w:val="24"/>
          <w:szCs w:val="24"/>
          <w:highlight w:val="white"/>
        </w:rPr>
        <w:fldChar w:fldCharType="end"/>
      </w:r>
      <w:r w:rsidR="00E52C0D" w:rsidRPr="006C670D">
        <w:rPr>
          <w:color w:val="000000" w:themeColor="text1"/>
          <w:sz w:val="24"/>
          <w:szCs w:val="24"/>
          <w:highlight w:val="white"/>
        </w:rPr>
        <w:t>.</w:t>
      </w:r>
    </w:p>
    <w:p w14:paraId="0000000C" w14:textId="460C7B8F" w:rsidR="00ED00D2" w:rsidRPr="006C670D" w:rsidRDefault="00263B2E" w:rsidP="008120F4">
      <w:pPr>
        <w:spacing w:line="480" w:lineRule="auto"/>
        <w:jc w:val="both"/>
        <w:rPr>
          <w:color w:val="000000" w:themeColor="text1"/>
          <w:sz w:val="24"/>
          <w:szCs w:val="24"/>
          <w:highlight w:val="white"/>
        </w:rPr>
      </w:pPr>
      <w:r w:rsidRPr="006C670D">
        <w:rPr>
          <w:color w:val="000000" w:themeColor="text1"/>
          <w:sz w:val="24"/>
          <w:szCs w:val="24"/>
          <w:highlight w:val="white"/>
        </w:rPr>
        <w:tab/>
        <w:t xml:space="preserve">Here, we </w:t>
      </w:r>
      <w:r w:rsidR="000225F5" w:rsidRPr="006C670D">
        <w:rPr>
          <w:color w:val="000000" w:themeColor="text1"/>
          <w:sz w:val="24"/>
          <w:szCs w:val="24"/>
          <w:highlight w:val="white"/>
        </w:rPr>
        <w:t>use</w:t>
      </w:r>
      <w:r w:rsidR="00683252" w:rsidRPr="006C670D">
        <w:rPr>
          <w:color w:val="000000" w:themeColor="text1"/>
          <w:sz w:val="24"/>
          <w:szCs w:val="24"/>
          <w:highlight w:val="white"/>
        </w:rPr>
        <w:t>d</w:t>
      </w:r>
      <w:r w:rsidR="00CC6F35" w:rsidRPr="006C670D">
        <w:rPr>
          <w:color w:val="000000" w:themeColor="text1"/>
          <w:sz w:val="24"/>
          <w:szCs w:val="24"/>
          <w:highlight w:val="white"/>
        </w:rPr>
        <w:t xml:space="preserve"> wild</w:t>
      </w:r>
      <w:r w:rsidR="000225F5" w:rsidRPr="006C670D">
        <w:rPr>
          <w:color w:val="000000" w:themeColor="text1"/>
          <w:sz w:val="24"/>
          <w:szCs w:val="24"/>
          <w:highlight w:val="white"/>
        </w:rPr>
        <w:t xml:space="preserve"> </w:t>
      </w:r>
      <w:r w:rsidR="000225F5" w:rsidRPr="006C670D">
        <w:rPr>
          <w:i/>
          <w:color w:val="000000" w:themeColor="text1"/>
          <w:sz w:val="24"/>
          <w:szCs w:val="24"/>
          <w:highlight w:val="white"/>
        </w:rPr>
        <w:t>C. elegans</w:t>
      </w:r>
      <w:r w:rsidR="000225F5" w:rsidRPr="006C670D">
        <w:rPr>
          <w:color w:val="000000" w:themeColor="text1"/>
          <w:sz w:val="24"/>
          <w:szCs w:val="24"/>
          <w:highlight w:val="white"/>
        </w:rPr>
        <w:t xml:space="preserve"> </w:t>
      </w:r>
      <w:r w:rsidR="003347C0" w:rsidRPr="006C670D">
        <w:rPr>
          <w:color w:val="000000" w:themeColor="text1"/>
          <w:sz w:val="24"/>
          <w:szCs w:val="24"/>
          <w:highlight w:val="white"/>
        </w:rPr>
        <w:t xml:space="preserve">strains </w:t>
      </w:r>
      <w:r w:rsidR="00CC6F35" w:rsidRPr="006C670D">
        <w:rPr>
          <w:color w:val="000000" w:themeColor="text1"/>
          <w:sz w:val="24"/>
          <w:szCs w:val="24"/>
          <w:highlight w:val="white"/>
        </w:rPr>
        <w:t xml:space="preserve">to identify </w:t>
      </w:r>
      <w:r w:rsidR="000225F5" w:rsidRPr="006C670D">
        <w:rPr>
          <w:color w:val="000000" w:themeColor="text1"/>
          <w:sz w:val="24"/>
          <w:szCs w:val="24"/>
          <w:highlight w:val="white"/>
        </w:rPr>
        <w:t>natural variation</w:t>
      </w:r>
      <w:r w:rsidR="00CC6F35" w:rsidRPr="006C670D">
        <w:rPr>
          <w:color w:val="000000" w:themeColor="text1"/>
          <w:sz w:val="24"/>
          <w:szCs w:val="24"/>
          <w:highlight w:val="white"/>
        </w:rPr>
        <w:t xml:space="preserve"> in loci that modif</w:t>
      </w:r>
      <w:r w:rsidR="003347C0" w:rsidRPr="006C670D">
        <w:rPr>
          <w:color w:val="000000" w:themeColor="text1"/>
          <w:sz w:val="24"/>
          <w:szCs w:val="24"/>
          <w:highlight w:val="white"/>
        </w:rPr>
        <w:t>y</w:t>
      </w:r>
      <w:r w:rsidR="00CC6F35" w:rsidRPr="006C670D">
        <w:rPr>
          <w:color w:val="000000" w:themeColor="text1"/>
          <w:sz w:val="24"/>
          <w:szCs w:val="24"/>
          <w:highlight w:val="white"/>
        </w:rPr>
        <w:t xml:space="preserve"> the resistance to exogenous propionate supplementation. </w:t>
      </w:r>
      <w:r w:rsidR="00F34FC2" w:rsidRPr="006C670D">
        <w:rPr>
          <w:color w:val="000000" w:themeColor="text1"/>
          <w:sz w:val="24"/>
          <w:szCs w:val="24"/>
          <w:highlight w:val="white"/>
        </w:rPr>
        <w:t xml:space="preserve">To mimic propionic acidemia </w:t>
      </w:r>
      <w:r w:rsidR="001D4956" w:rsidRPr="006C670D">
        <w:rPr>
          <w:color w:val="000000" w:themeColor="text1"/>
          <w:sz w:val="24"/>
          <w:szCs w:val="24"/>
          <w:highlight w:val="white"/>
        </w:rPr>
        <w:t xml:space="preserve">metabolic </w:t>
      </w:r>
      <w:r w:rsidR="00F34FC2" w:rsidRPr="006C670D">
        <w:rPr>
          <w:color w:val="000000" w:themeColor="text1"/>
          <w:sz w:val="24"/>
          <w:szCs w:val="24"/>
          <w:highlight w:val="white"/>
        </w:rPr>
        <w:t xml:space="preserve">conditions, we fed </w:t>
      </w:r>
      <w:r w:rsidR="00683252" w:rsidRPr="006C670D">
        <w:rPr>
          <w:color w:val="000000" w:themeColor="text1"/>
          <w:sz w:val="24"/>
          <w:szCs w:val="24"/>
          <w:highlight w:val="white"/>
        </w:rPr>
        <w:t xml:space="preserve">animals </w:t>
      </w:r>
      <w:r w:rsidR="00F34FC2" w:rsidRPr="006C670D">
        <w:rPr>
          <w:color w:val="000000" w:themeColor="text1"/>
          <w:sz w:val="24"/>
          <w:szCs w:val="24"/>
          <w:highlight w:val="white"/>
        </w:rPr>
        <w:t xml:space="preserve">a diet of </w:t>
      </w:r>
      <w:r w:rsidR="00F34FC2" w:rsidRPr="006C670D">
        <w:rPr>
          <w:i/>
          <w:color w:val="000000" w:themeColor="text1"/>
          <w:sz w:val="24"/>
          <w:szCs w:val="24"/>
          <w:highlight w:val="white"/>
        </w:rPr>
        <w:t>Escherichia coli</w:t>
      </w:r>
      <w:r w:rsidR="00F34FC2" w:rsidRPr="006C670D">
        <w:rPr>
          <w:color w:val="000000" w:themeColor="text1"/>
          <w:sz w:val="24"/>
          <w:szCs w:val="24"/>
          <w:highlight w:val="white"/>
        </w:rPr>
        <w:t xml:space="preserve"> OP50, which is low in vitamin B12</w:t>
      </w:r>
      <w:r w:rsidR="003347C0" w:rsidRPr="006C670D">
        <w:rPr>
          <w:color w:val="000000" w:themeColor="text1"/>
          <w:sz w:val="24"/>
          <w:szCs w:val="24"/>
          <w:highlight w:val="white"/>
        </w:rPr>
        <w:t xml:space="preserve"> and has</w:t>
      </w:r>
      <w:r w:rsidR="00F34FC2" w:rsidRPr="006C670D">
        <w:rPr>
          <w:color w:val="000000" w:themeColor="text1"/>
          <w:sz w:val="24"/>
          <w:szCs w:val="24"/>
          <w:highlight w:val="white"/>
        </w:rPr>
        <w:t xml:space="preserve"> low flux through the canonical propionate breakdown pathway </w: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highlight w:val="white"/>
        </w:rPr>
        <w:instrText xml:space="preserve"> ADDIN EN.CITE </w:instrTex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highlight w:val="white"/>
        </w:rPr>
        <w:instrText xml:space="preserve"> ADDIN EN.CITE.DATA </w:instrText>
      </w:r>
      <w:r w:rsidR="00D873C7">
        <w:rPr>
          <w:color w:val="000000" w:themeColor="text1"/>
          <w:sz w:val="24"/>
          <w:szCs w:val="24"/>
          <w:highlight w:val="white"/>
        </w:rPr>
      </w:r>
      <w:r w:rsidR="00D873C7">
        <w:rPr>
          <w:color w:val="000000" w:themeColor="text1"/>
          <w:sz w:val="24"/>
          <w:szCs w:val="24"/>
          <w:highlight w:val="white"/>
        </w:rPr>
        <w:fldChar w:fldCharType="end"/>
      </w:r>
      <w:r w:rsidR="00D873C7">
        <w:rPr>
          <w:color w:val="000000" w:themeColor="text1"/>
          <w:sz w:val="24"/>
          <w:szCs w:val="24"/>
          <w:highlight w:val="white"/>
        </w:rPr>
      </w:r>
      <w:r w:rsidR="00D873C7">
        <w:rPr>
          <w:color w:val="000000" w:themeColor="text1"/>
          <w:sz w:val="24"/>
          <w:szCs w:val="24"/>
          <w:highlight w:val="white"/>
        </w:rPr>
        <w:fldChar w:fldCharType="separate"/>
      </w:r>
      <w:r w:rsidR="00D873C7">
        <w:rPr>
          <w:noProof/>
          <w:color w:val="000000" w:themeColor="text1"/>
          <w:sz w:val="24"/>
          <w:szCs w:val="24"/>
          <w:highlight w:val="white"/>
        </w:rPr>
        <w:t>[14, 15]</w:t>
      </w:r>
      <w:r w:rsidR="00D873C7">
        <w:rPr>
          <w:color w:val="000000" w:themeColor="text1"/>
          <w:sz w:val="24"/>
          <w:szCs w:val="24"/>
          <w:highlight w:val="white"/>
        </w:rPr>
        <w:fldChar w:fldCharType="end"/>
      </w:r>
      <w:r w:rsidR="002A03EE" w:rsidRPr="006C670D">
        <w:rPr>
          <w:color w:val="000000" w:themeColor="text1"/>
          <w:sz w:val="24"/>
          <w:szCs w:val="24"/>
          <w:highlight w:val="white"/>
        </w:rPr>
        <w:t>, and supplemented the animals with excess propionate</w:t>
      </w:r>
      <w:r w:rsidR="00F34FC2" w:rsidRPr="006C670D">
        <w:rPr>
          <w:color w:val="000000" w:themeColor="text1"/>
          <w:sz w:val="24"/>
          <w:szCs w:val="24"/>
          <w:highlight w:val="white"/>
        </w:rPr>
        <w:t xml:space="preserve">. </w:t>
      </w:r>
      <w:r w:rsidR="00B54F40" w:rsidRPr="006C670D">
        <w:rPr>
          <w:color w:val="000000" w:themeColor="text1"/>
          <w:sz w:val="24"/>
          <w:szCs w:val="24"/>
          <w:highlight w:val="white"/>
        </w:rPr>
        <w:t xml:space="preserve">GWA mapping </w:t>
      </w:r>
      <w:r w:rsidR="00CC6F35" w:rsidRPr="006C670D">
        <w:rPr>
          <w:color w:val="000000" w:themeColor="text1"/>
          <w:sz w:val="24"/>
          <w:szCs w:val="24"/>
          <w:highlight w:val="white"/>
        </w:rPr>
        <w:t>using</w:t>
      </w:r>
      <w:r w:rsidR="00B54F40" w:rsidRPr="006C670D">
        <w:rPr>
          <w:color w:val="000000" w:themeColor="text1"/>
          <w:sz w:val="24"/>
          <w:szCs w:val="24"/>
          <w:highlight w:val="white"/>
        </w:rPr>
        <w:t xml:space="preserve"> </w:t>
      </w:r>
      <w:r w:rsidR="00FA50AB" w:rsidRPr="006C670D">
        <w:rPr>
          <w:color w:val="000000" w:themeColor="text1"/>
          <w:sz w:val="24"/>
          <w:szCs w:val="24"/>
          <w:highlight w:val="white"/>
        </w:rPr>
        <w:t xml:space="preserve">133 </w:t>
      </w:r>
      <w:r w:rsidR="002A03EE" w:rsidRPr="006C670D">
        <w:rPr>
          <w:color w:val="000000" w:themeColor="text1"/>
          <w:sz w:val="24"/>
          <w:szCs w:val="24"/>
          <w:highlight w:val="white"/>
        </w:rPr>
        <w:t xml:space="preserve">wild </w:t>
      </w:r>
      <w:r w:rsidR="00B54F40" w:rsidRPr="006C670D">
        <w:rPr>
          <w:color w:val="000000" w:themeColor="text1"/>
          <w:sz w:val="24"/>
          <w:szCs w:val="24"/>
          <w:highlight w:val="white"/>
        </w:rPr>
        <w:t xml:space="preserve">strains identified </w:t>
      </w:r>
      <w:r w:rsidR="00E4770F">
        <w:rPr>
          <w:color w:val="000000" w:themeColor="text1"/>
          <w:sz w:val="24"/>
          <w:szCs w:val="24"/>
          <w:highlight w:val="white"/>
        </w:rPr>
        <w:t>several</w:t>
      </w:r>
      <w:r w:rsidR="00E4770F" w:rsidRPr="006C670D">
        <w:rPr>
          <w:color w:val="000000" w:themeColor="text1"/>
          <w:sz w:val="24"/>
          <w:szCs w:val="24"/>
          <w:highlight w:val="white"/>
        </w:rPr>
        <w:t xml:space="preserve"> </w:t>
      </w:r>
      <w:r w:rsidR="00B54F40" w:rsidRPr="006C670D">
        <w:rPr>
          <w:color w:val="000000" w:themeColor="text1"/>
          <w:sz w:val="24"/>
          <w:szCs w:val="24"/>
          <w:highlight w:val="white"/>
        </w:rPr>
        <w:t xml:space="preserve">independent </w:t>
      </w:r>
      <w:r w:rsidR="003347C0" w:rsidRPr="006C670D">
        <w:rPr>
          <w:color w:val="000000" w:themeColor="text1"/>
          <w:sz w:val="24"/>
          <w:szCs w:val="24"/>
          <w:highlight w:val="white"/>
        </w:rPr>
        <w:t xml:space="preserve">genomic regions or </w:t>
      </w:r>
      <w:r w:rsidR="00CC6F35" w:rsidRPr="006C670D">
        <w:rPr>
          <w:color w:val="000000" w:themeColor="text1"/>
          <w:sz w:val="24"/>
          <w:szCs w:val="24"/>
          <w:highlight w:val="white"/>
        </w:rPr>
        <w:t>quantitative trait loci (</w:t>
      </w:r>
      <w:r w:rsidR="00B54F40" w:rsidRPr="006C670D">
        <w:rPr>
          <w:color w:val="000000" w:themeColor="text1"/>
          <w:sz w:val="24"/>
          <w:szCs w:val="24"/>
          <w:highlight w:val="white"/>
        </w:rPr>
        <w:t>QTL</w:t>
      </w:r>
      <w:r w:rsidR="00CC6F35" w:rsidRPr="006C670D">
        <w:rPr>
          <w:color w:val="000000" w:themeColor="text1"/>
          <w:sz w:val="24"/>
          <w:szCs w:val="24"/>
          <w:highlight w:val="white"/>
        </w:rPr>
        <w:t>)</w:t>
      </w:r>
      <w:r w:rsidR="00B54F40" w:rsidRPr="006C670D">
        <w:rPr>
          <w:color w:val="000000" w:themeColor="text1"/>
          <w:sz w:val="24"/>
          <w:szCs w:val="24"/>
          <w:highlight w:val="white"/>
        </w:rPr>
        <w:t xml:space="preserve"> associated with propionate resistance. </w:t>
      </w:r>
      <w:r w:rsidR="00CC6F35" w:rsidRPr="006C670D">
        <w:rPr>
          <w:color w:val="000000" w:themeColor="text1"/>
          <w:sz w:val="24"/>
          <w:szCs w:val="24"/>
          <w:highlight w:val="white"/>
        </w:rPr>
        <w:t xml:space="preserve">For one of these loci, we </w:t>
      </w:r>
      <w:r w:rsidR="003347C0" w:rsidRPr="006C670D">
        <w:rPr>
          <w:color w:val="000000" w:themeColor="text1"/>
          <w:sz w:val="24"/>
          <w:szCs w:val="24"/>
          <w:highlight w:val="white"/>
        </w:rPr>
        <w:t>found</w:t>
      </w:r>
      <w:r w:rsidR="00CC6F35" w:rsidRPr="006C670D">
        <w:rPr>
          <w:color w:val="000000" w:themeColor="text1"/>
          <w:sz w:val="24"/>
          <w:szCs w:val="24"/>
          <w:highlight w:val="white"/>
        </w:rPr>
        <w:t xml:space="preserve"> the causal variant in </w:t>
      </w:r>
      <w:r w:rsidR="00B54F40" w:rsidRPr="006C670D">
        <w:rPr>
          <w:i/>
          <w:color w:val="000000" w:themeColor="text1"/>
          <w:sz w:val="24"/>
          <w:szCs w:val="24"/>
          <w:highlight w:val="white"/>
        </w:rPr>
        <w:t>glct-3</w:t>
      </w:r>
      <w:r w:rsidR="00CC6F35" w:rsidRPr="006C670D">
        <w:rPr>
          <w:i/>
          <w:color w:val="000000" w:themeColor="text1"/>
          <w:sz w:val="24"/>
          <w:szCs w:val="24"/>
          <w:highlight w:val="white"/>
        </w:rPr>
        <w:t xml:space="preserve">, </w:t>
      </w:r>
      <w:r w:rsidR="00CC6F35" w:rsidRPr="006C670D">
        <w:rPr>
          <w:color w:val="000000" w:themeColor="text1"/>
          <w:sz w:val="24"/>
          <w:szCs w:val="24"/>
          <w:highlight w:val="white"/>
        </w:rPr>
        <w:t xml:space="preserve">which encodes </w:t>
      </w:r>
      <w:r w:rsidR="00C72A8C" w:rsidRPr="006C670D">
        <w:rPr>
          <w:color w:val="000000" w:themeColor="text1"/>
          <w:sz w:val="24"/>
          <w:szCs w:val="24"/>
          <w:highlight w:val="white"/>
        </w:rPr>
        <w:t>a predicted beta-1,3-gluc</w:t>
      </w:r>
      <w:r w:rsidR="00E65E2D" w:rsidRPr="006C670D">
        <w:rPr>
          <w:color w:val="000000" w:themeColor="text1"/>
          <w:sz w:val="24"/>
          <w:szCs w:val="24"/>
          <w:highlight w:val="white"/>
        </w:rPr>
        <w:t>u</w:t>
      </w:r>
      <w:r w:rsidR="00C72A8C" w:rsidRPr="006C670D">
        <w:rPr>
          <w:color w:val="000000" w:themeColor="text1"/>
          <w:sz w:val="24"/>
          <w:szCs w:val="24"/>
          <w:highlight w:val="white"/>
        </w:rPr>
        <w:t>ron</w:t>
      </w:r>
      <w:r w:rsidR="00EF6724">
        <w:rPr>
          <w:color w:val="000000" w:themeColor="text1"/>
          <w:sz w:val="24"/>
          <w:szCs w:val="24"/>
          <w:highlight w:val="white"/>
        </w:rPr>
        <w:t>os</w:t>
      </w:r>
      <w:r w:rsidR="00C72A8C" w:rsidRPr="006C670D">
        <w:rPr>
          <w:color w:val="000000" w:themeColor="text1"/>
          <w:sz w:val="24"/>
          <w:szCs w:val="24"/>
          <w:highlight w:val="white"/>
        </w:rPr>
        <w:t>yltransferase</w:t>
      </w:r>
      <w:r w:rsidR="00366A64" w:rsidRPr="006C670D">
        <w:rPr>
          <w:color w:val="000000" w:themeColor="text1"/>
          <w:sz w:val="24"/>
          <w:szCs w:val="24"/>
          <w:highlight w:val="white"/>
        </w:rPr>
        <w:t>, and is an ortholog of human B3GAT1, 2, and 3.</w:t>
      </w:r>
      <w:r w:rsidR="00E0391F" w:rsidRPr="006C670D">
        <w:rPr>
          <w:color w:val="000000" w:themeColor="text1"/>
          <w:sz w:val="24"/>
          <w:szCs w:val="24"/>
          <w:highlight w:val="white"/>
        </w:rPr>
        <w:t xml:space="preserve"> </w:t>
      </w:r>
      <w:r w:rsidR="009B543B" w:rsidRPr="00EC3CC1">
        <w:rPr>
          <w:color w:val="000000" w:themeColor="text1"/>
          <w:sz w:val="24"/>
          <w:szCs w:val="24"/>
        </w:rPr>
        <w:t xml:space="preserve">This family </w:t>
      </w:r>
      <w:r w:rsidR="00683252" w:rsidRPr="006C670D">
        <w:rPr>
          <w:color w:val="000000" w:themeColor="text1"/>
          <w:sz w:val="24"/>
          <w:szCs w:val="24"/>
        </w:rPr>
        <w:t xml:space="preserve">of </w:t>
      </w:r>
      <w:r w:rsidR="009B543B" w:rsidRPr="00EC3CC1">
        <w:rPr>
          <w:color w:val="000000" w:themeColor="text1"/>
          <w:sz w:val="24"/>
          <w:szCs w:val="24"/>
        </w:rPr>
        <w:t xml:space="preserve">enzymes </w:t>
      </w:r>
      <w:r w:rsidR="00683252" w:rsidRPr="006C670D">
        <w:rPr>
          <w:color w:val="000000" w:themeColor="text1"/>
          <w:sz w:val="24"/>
          <w:szCs w:val="24"/>
        </w:rPr>
        <w:t>recognizes</w:t>
      </w:r>
      <w:r w:rsidR="009B543B" w:rsidRPr="006C670D">
        <w:rPr>
          <w:color w:val="000000" w:themeColor="text1"/>
          <w:sz w:val="24"/>
          <w:szCs w:val="24"/>
        </w:rPr>
        <w:t xml:space="preserve"> nonreducing terminal sugars and their anomeric linkages.</w:t>
      </w:r>
      <w:r w:rsidR="009B543B" w:rsidRPr="00EC3CC1">
        <w:rPr>
          <w:color w:val="000000" w:themeColor="text1"/>
          <w:sz w:val="24"/>
          <w:szCs w:val="24"/>
        </w:rPr>
        <w:t xml:space="preserve"> </w:t>
      </w:r>
      <w:r w:rsidR="00DB70A7" w:rsidRPr="006C670D">
        <w:rPr>
          <w:color w:val="000000" w:themeColor="text1"/>
          <w:sz w:val="24"/>
          <w:szCs w:val="24"/>
        </w:rPr>
        <w:t xml:space="preserve">A human homolog, </w:t>
      </w:r>
      <w:r w:rsidR="009B543B" w:rsidRPr="00EC3CC1">
        <w:rPr>
          <w:color w:val="000000" w:themeColor="text1"/>
          <w:sz w:val="24"/>
          <w:szCs w:val="24"/>
        </w:rPr>
        <w:t>B3GAT3</w:t>
      </w:r>
      <w:r w:rsidR="00DB70A7" w:rsidRPr="006C670D">
        <w:rPr>
          <w:color w:val="000000" w:themeColor="text1"/>
          <w:sz w:val="24"/>
          <w:szCs w:val="24"/>
        </w:rPr>
        <w:t>,</w:t>
      </w:r>
      <w:r w:rsidR="009B543B" w:rsidRPr="00EC3CC1">
        <w:rPr>
          <w:color w:val="000000" w:themeColor="text1"/>
          <w:sz w:val="24"/>
          <w:szCs w:val="24"/>
        </w:rPr>
        <w:t xml:space="preserve"> </w:t>
      </w:r>
      <w:r w:rsidR="00064E5F" w:rsidRPr="006C670D">
        <w:rPr>
          <w:color w:val="000000" w:themeColor="text1"/>
          <w:sz w:val="24"/>
          <w:szCs w:val="24"/>
        </w:rPr>
        <w:t>catalyze</w:t>
      </w:r>
      <w:r w:rsidR="009B543B" w:rsidRPr="00EC3CC1">
        <w:rPr>
          <w:color w:val="000000" w:themeColor="text1"/>
          <w:sz w:val="24"/>
          <w:szCs w:val="24"/>
        </w:rPr>
        <w:t>s</w:t>
      </w:r>
      <w:r w:rsidR="00C72976" w:rsidRPr="006C670D">
        <w:rPr>
          <w:color w:val="000000" w:themeColor="text1"/>
          <w:sz w:val="24"/>
          <w:szCs w:val="24"/>
        </w:rPr>
        <w:t xml:space="preserve"> the formation of the glycosaminoglycan-protein linkage by way of a </w:t>
      </w:r>
      <w:proofErr w:type="spellStart"/>
      <w:r w:rsidR="00C72976" w:rsidRPr="006C670D">
        <w:rPr>
          <w:color w:val="000000" w:themeColor="text1"/>
          <w:sz w:val="24"/>
          <w:szCs w:val="24"/>
        </w:rPr>
        <w:t>glucuronyl</w:t>
      </w:r>
      <w:proofErr w:type="spellEnd"/>
      <w:r w:rsidR="00C72976" w:rsidRPr="006C670D">
        <w:rPr>
          <w:color w:val="000000" w:themeColor="text1"/>
          <w:sz w:val="24"/>
          <w:szCs w:val="24"/>
        </w:rPr>
        <w:t xml:space="preserve"> transfer reaction in the </w:t>
      </w:r>
      <w:r w:rsidR="00C72976" w:rsidRPr="006C670D">
        <w:rPr>
          <w:color w:val="000000" w:themeColor="text1"/>
          <w:sz w:val="24"/>
          <w:szCs w:val="24"/>
        </w:rPr>
        <w:lastRenderedPageBreak/>
        <w:t>final step of the biosynthesis of proteoglycans</w:t>
      </w:r>
      <w:r w:rsidR="00FA4883" w:rsidRPr="00EC3CC1">
        <w:rPr>
          <w:color w:val="000000" w:themeColor="text1"/>
          <w:sz w:val="24"/>
          <w:szCs w:val="24"/>
        </w:rPr>
        <w:t xml:space="preserve"> </w:t>
      </w:r>
      <w:r w:rsidR="00D873C7">
        <w:rPr>
          <w:color w:val="000000" w:themeColor="text1"/>
          <w:sz w:val="24"/>
          <w:szCs w:val="24"/>
        </w:rPr>
        <w:fldChar w:fldCharType="begin">
          <w:fldData xml:space="preserve">PEVuZE5vdGU+PENpdGU+PEF1dGhvcj5Kb25lczwvQXV0aG9yPjxZZWFyPjIwMTU8L1llYXI+PFJl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PEVuZE5vdGU+PENpdGU+PEF1dGhvcj5Kb25lczwvQXV0aG9yPjxZZWFyPjIwMTU8L1llYXI+PFJl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[32]</w:t>
      </w:r>
      <w:r w:rsidR="00D873C7">
        <w:rPr>
          <w:color w:val="000000" w:themeColor="text1"/>
          <w:sz w:val="24"/>
          <w:szCs w:val="24"/>
        </w:rPr>
        <w:fldChar w:fldCharType="end"/>
      </w:r>
      <w:r w:rsidR="009B543B" w:rsidRPr="00EC3CC1">
        <w:rPr>
          <w:color w:val="000000" w:themeColor="text1"/>
          <w:sz w:val="24"/>
          <w:szCs w:val="24"/>
        </w:rPr>
        <w:t>.</w:t>
      </w:r>
      <w:r w:rsidR="00FA4883" w:rsidRPr="00EC3CC1">
        <w:rPr>
          <w:color w:val="000000" w:themeColor="text1"/>
          <w:sz w:val="24"/>
          <w:szCs w:val="24"/>
        </w:rPr>
        <w:t xml:space="preserve"> </w:t>
      </w:r>
      <w:r w:rsidR="00E0391F" w:rsidRPr="006C670D">
        <w:rPr>
          <w:color w:val="000000" w:themeColor="text1"/>
          <w:sz w:val="24"/>
          <w:szCs w:val="24"/>
        </w:rPr>
        <w:t>Gluc</w:t>
      </w:r>
      <w:r w:rsidR="00E65E2D" w:rsidRPr="006C670D">
        <w:rPr>
          <w:color w:val="000000" w:themeColor="text1"/>
          <w:sz w:val="24"/>
          <w:szCs w:val="24"/>
        </w:rPr>
        <w:t>u</w:t>
      </w:r>
      <w:r w:rsidR="00E0391F" w:rsidRPr="006C670D">
        <w:rPr>
          <w:color w:val="000000" w:themeColor="text1"/>
          <w:sz w:val="24"/>
          <w:szCs w:val="24"/>
        </w:rPr>
        <w:t>ron</w:t>
      </w:r>
      <w:r w:rsidR="000606AA">
        <w:rPr>
          <w:color w:val="000000" w:themeColor="text1"/>
          <w:sz w:val="24"/>
          <w:szCs w:val="24"/>
        </w:rPr>
        <w:t>os</w:t>
      </w:r>
      <w:r w:rsidR="00E0391F" w:rsidRPr="006C670D">
        <w:rPr>
          <w:color w:val="000000" w:themeColor="text1"/>
          <w:sz w:val="24"/>
          <w:szCs w:val="24"/>
        </w:rPr>
        <w:t xml:space="preserve">yltransferases </w:t>
      </w:r>
      <w:r w:rsidR="00932E9C" w:rsidRPr="00EC3CC1">
        <w:rPr>
          <w:color w:val="000000" w:themeColor="text1"/>
          <w:sz w:val="24"/>
          <w:szCs w:val="24"/>
        </w:rPr>
        <w:t xml:space="preserve">also </w:t>
      </w:r>
      <w:r w:rsidR="00E0391F" w:rsidRPr="006C670D">
        <w:rPr>
          <w:color w:val="000000" w:themeColor="text1"/>
          <w:sz w:val="24"/>
          <w:szCs w:val="24"/>
        </w:rPr>
        <w:t>catalyze reactions between metabolites, specifically the addition of glucuronic acid</w:t>
      </w:r>
      <w:r w:rsidR="00206E10" w:rsidRPr="006C670D">
        <w:rPr>
          <w:color w:val="000000" w:themeColor="text1"/>
          <w:sz w:val="24"/>
          <w:szCs w:val="24"/>
        </w:rPr>
        <w:t xml:space="preserve"> to toxic metabolites such as drugs</w:t>
      </w:r>
      <w:r w:rsidR="00FE0E4C"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&lt;EndNote&gt;&lt;Cite&gt;&lt;Author&gt;Rowland&lt;/Author&gt;&lt;Year&gt;2013&lt;/Year&gt;&lt;RecNum&gt;3612&lt;/RecNum&gt;&lt;DisplayText&gt;[33]&lt;/DisplayText&gt;&lt;record&gt;&lt;rec-number&gt;3612&lt;/rec-number&gt;&lt;foreign-keys&gt;&lt;key app="EN" db-id="tfwxtpvvivxzfve50ee5x95y0afzp9xf0s5p" timestamp="1575307807"&gt;3612&lt;/key&gt;&lt;/foreign-keys&gt;&lt;ref-type name="Journal Article"&gt;17&lt;/ref-type&gt;&lt;contributors&gt;&lt;authors&gt;&lt;author&gt;Rowland, A.&lt;/author&gt;&lt;author&gt;Miners, J. O.&lt;/author&gt;&lt;author&gt;Mackenzie, P. I.&lt;/author&gt;&lt;/authors&gt;&lt;/contributors&gt;&lt;auth-address&gt;Department of Clinical Pharmacology, Flinders University, Adelaide, Australia. andrew.rowland@flinders.edu.au&lt;/auth-address&gt;&lt;titles&gt;&lt;title&gt;The UDP-glucuronosyltransferases: their role in drug metabolism and detoxification&lt;/title&gt;&lt;secondary-title&gt;Int J Biochem Cell Biol&lt;/secondary-title&gt;&lt;/titles&gt;&lt;periodical&gt;&lt;full-title&gt;Int J Biochem Cell Biol&lt;/full-title&gt;&lt;/periodical&gt;&lt;pages&gt;1121-32&lt;/pages&gt;&lt;volume&gt;45&lt;/volume&gt;&lt;number&gt;6&lt;/number&gt;&lt;edition&gt;2013/03/19&lt;/edition&gt;&lt;keywords&gt;&lt;keyword&gt;Catalysis&lt;/keyword&gt;&lt;keyword&gt;*Gene Expression Regulation, Enzymologic&lt;/keyword&gt;&lt;keyword&gt;Glucuronic Acid/*metabolism&lt;/keyword&gt;&lt;keyword&gt;Glucuronosyltransferase/*biosynthesis&lt;/keyword&gt;&lt;keyword&gt;Humans&lt;/keyword&gt;&lt;keyword&gt;Inactivation, Metabolic/physiology&lt;/keyword&gt;&lt;keyword&gt;Liver&lt;/keyword&gt;&lt;keyword&gt;*Pharmacokinetics&lt;/keyword&gt;&lt;/keywords&gt;&lt;dates&gt;&lt;year&gt;2013&lt;/year&gt;&lt;pub-dates&gt;&lt;date&gt;Jun&lt;/date&gt;&lt;/pub-dates&gt;&lt;/dates&gt;&lt;isbn&gt;1878-5875 (Electronic)&amp;#xD;1357-2725 (Linking)&lt;/isbn&gt;&lt;accession-num&gt;23500526&lt;/accession-num&gt;&lt;urls&gt;&lt;related-urls&gt;&lt;url&gt;https://www.ncbi.nlm.nih.gov/pubmed/23500526&lt;/url&gt;&lt;/related-urls&gt;&lt;/urls&gt;&lt;electronic-resource-num&gt;10.1016/j.biocel.2013.02.019&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[33]</w:t>
      </w:r>
      <w:r w:rsidR="00D873C7">
        <w:rPr>
          <w:color w:val="000000" w:themeColor="text1"/>
          <w:sz w:val="24"/>
          <w:szCs w:val="24"/>
        </w:rPr>
        <w:fldChar w:fldCharType="end"/>
      </w:r>
      <w:r w:rsidR="00206E10" w:rsidRPr="006C670D">
        <w:rPr>
          <w:color w:val="000000" w:themeColor="text1"/>
          <w:sz w:val="24"/>
          <w:szCs w:val="24"/>
        </w:rPr>
        <w:t>.</w:t>
      </w:r>
      <w:r w:rsidR="00DB2D69" w:rsidRPr="006C670D">
        <w:rPr>
          <w:color w:val="000000" w:themeColor="text1"/>
          <w:sz w:val="24"/>
          <w:szCs w:val="24"/>
        </w:rPr>
        <w:t xml:space="preserve"> </w:t>
      </w:r>
      <w:r w:rsidR="00226CE3" w:rsidRPr="006C670D">
        <w:rPr>
          <w:color w:val="000000" w:themeColor="text1"/>
          <w:sz w:val="24"/>
          <w:szCs w:val="24"/>
          <w:highlight w:val="white"/>
        </w:rPr>
        <w:t>Interestingly</w:t>
      </w:r>
      <w:r w:rsidR="00E73E0F" w:rsidRPr="006C670D">
        <w:rPr>
          <w:color w:val="000000" w:themeColor="text1"/>
          <w:sz w:val="24"/>
          <w:szCs w:val="24"/>
          <w:highlight w:val="white"/>
        </w:rPr>
        <w:t xml:space="preserve">, </w:t>
      </w:r>
      <w:r w:rsidR="00DF4CBC" w:rsidRPr="006C670D">
        <w:rPr>
          <w:color w:val="000000" w:themeColor="text1"/>
          <w:sz w:val="24"/>
          <w:szCs w:val="24"/>
          <w:highlight w:val="white"/>
        </w:rPr>
        <w:t xml:space="preserve">we </w:t>
      </w:r>
      <w:r w:rsidR="002A03EE" w:rsidRPr="006C670D">
        <w:rPr>
          <w:color w:val="000000" w:themeColor="text1"/>
          <w:sz w:val="24"/>
          <w:szCs w:val="24"/>
          <w:highlight w:val="white"/>
        </w:rPr>
        <w:t xml:space="preserve">found </w:t>
      </w:r>
      <w:r w:rsidR="00DF4CBC" w:rsidRPr="006C670D">
        <w:rPr>
          <w:color w:val="000000" w:themeColor="text1"/>
          <w:sz w:val="24"/>
          <w:szCs w:val="24"/>
          <w:highlight w:val="white"/>
        </w:rPr>
        <w:t xml:space="preserve">that </w:t>
      </w:r>
      <w:r w:rsidR="00E73E0F" w:rsidRPr="006C670D">
        <w:rPr>
          <w:color w:val="000000" w:themeColor="text1"/>
          <w:sz w:val="24"/>
          <w:szCs w:val="24"/>
          <w:highlight w:val="white"/>
        </w:rPr>
        <w:t>loss</w:t>
      </w:r>
      <w:r w:rsidR="00DF4CBC" w:rsidRPr="006C670D">
        <w:rPr>
          <w:color w:val="000000" w:themeColor="text1"/>
          <w:sz w:val="24"/>
          <w:szCs w:val="24"/>
          <w:highlight w:val="white"/>
        </w:rPr>
        <w:t>-</w:t>
      </w:r>
      <w:r w:rsidR="00E73E0F" w:rsidRPr="006C670D">
        <w:rPr>
          <w:color w:val="000000" w:themeColor="text1"/>
          <w:sz w:val="24"/>
          <w:szCs w:val="24"/>
          <w:highlight w:val="white"/>
        </w:rPr>
        <w:t>of</w:t>
      </w:r>
      <w:r w:rsidR="00DF4CBC" w:rsidRPr="006C670D">
        <w:rPr>
          <w:color w:val="000000" w:themeColor="text1"/>
          <w:sz w:val="24"/>
          <w:szCs w:val="24"/>
          <w:highlight w:val="white"/>
        </w:rPr>
        <w:t>-</w:t>
      </w:r>
      <w:r w:rsidR="00E73E0F" w:rsidRPr="006C670D">
        <w:rPr>
          <w:color w:val="000000" w:themeColor="text1"/>
          <w:sz w:val="24"/>
          <w:szCs w:val="24"/>
          <w:highlight w:val="white"/>
        </w:rPr>
        <w:t>function</w:t>
      </w:r>
      <w:r w:rsidR="00FE0E4C" w:rsidRPr="006C670D">
        <w:rPr>
          <w:color w:val="000000" w:themeColor="text1"/>
          <w:sz w:val="24"/>
          <w:szCs w:val="24"/>
          <w:highlight w:val="white"/>
        </w:rPr>
        <w:t xml:space="preserve"> mutations</w:t>
      </w:r>
      <w:r w:rsidR="00E73E0F" w:rsidRPr="006C670D">
        <w:rPr>
          <w:color w:val="000000" w:themeColor="text1"/>
          <w:sz w:val="24"/>
          <w:szCs w:val="24"/>
          <w:highlight w:val="white"/>
        </w:rPr>
        <w:t xml:space="preserve"> in </w:t>
      </w:r>
      <w:r w:rsidR="00E73E0F" w:rsidRPr="006C670D">
        <w:rPr>
          <w:i/>
          <w:iCs/>
          <w:color w:val="000000" w:themeColor="text1"/>
          <w:sz w:val="24"/>
          <w:szCs w:val="24"/>
          <w:highlight w:val="white"/>
        </w:rPr>
        <w:t>glct-3</w:t>
      </w:r>
      <w:r w:rsidR="00E73E0F" w:rsidRPr="006C670D">
        <w:rPr>
          <w:color w:val="000000" w:themeColor="text1"/>
          <w:sz w:val="24"/>
          <w:szCs w:val="24"/>
          <w:highlight w:val="white"/>
        </w:rPr>
        <w:t xml:space="preserve"> confer resistance to propionate. </w:t>
      </w:r>
      <w:r w:rsidR="00CC6F35" w:rsidRPr="006C670D">
        <w:rPr>
          <w:color w:val="000000" w:themeColor="text1"/>
          <w:sz w:val="24"/>
          <w:szCs w:val="24"/>
          <w:highlight w:val="white"/>
        </w:rPr>
        <w:t xml:space="preserve">Our data show that quantitative toxicity phenotyping can be used to identify candidate modifier genes of </w:t>
      </w:r>
      <w:r w:rsidR="00FE0E4C" w:rsidRPr="006C670D">
        <w:rPr>
          <w:color w:val="000000" w:themeColor="text1"/>
          <w:sz w:val="24"/>
          <w:szCs w:val="24"/>
          <w:highlight w:val="white"/>
        </w:rPr>
        <w:t xml:space="preserve">traits associated with </w:t>
      </w:r>
      <w:r w:rsidR="00CC6F35" w:rsidRPr="006C670D">
        <w:rPr>
          <w:color w:val="000000" w:themeColor="text1"/>
          <w:sz w:val="24"/>
          <w:szCs w:val="24"/>
          <w:highlight w:val="white"/>
        </w:rPr>
        <w:t xml:space="preserve">inborn errors in </w:t>
      </w:r>
      <w:r w:rsidR="00FE0E4C" w:rsidRPr="006C670D">
        <w:rPr>
          <w:color w:val="000000" w:themeColor="text1"/>
          <w:sz w:val="24"/>
          <w:szCs w:val="24"/>
          <w:highlight w:val="white"/>
        </w:rPr>
        <w:t xml:space="preserve">human </w:t>
      </w:r>
      <w:r w:rsidR="00CC6F35" w:rsidRPr="006C670D">
        <w:rPr>
          <w:color w:val="000000" w:themeColor="text1"/>
          <w:sz w:val="24"/>
          <w:szCs w:val="24"/>
          <w:highlight w:val="white"/>
        </w:rPr>
        <w:t>metabolism.</w:t>
      </w:r>
    </w:p>
    <w:p w14:paraId="2780BE50" w14:textId="77777777" w:rsidR="009B1D73" w:rsidRPr="006C670D" w:rsidRDefault="009B1D73" w:rsidP="008120F4">
      <w:pPr>
        <w:spacing w:line="480" w:lineRule="auto"/>
        <w:jc w:val="both"/>
        <w:rPr>
          <w:color w:val="0070C0"/>
          <w:sz w:val="24"/>
          <w:szCs w:val="24"/>
        </w:rPr>
      </w:pPr>
    </w:p>
    <w:p w14:paraId="00000036" w14:textId="474274FA" w:rsidR="00ED00D2" w:rsidRPr="006C670D" w:rsidRDefault="004570E3"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RESULTS</w:t>
      </w:r>
    </w:p>
    <w:p w14:paraId="6EC3ECFD" w14:textId="67372166" w:rsidR="00951C5A" w:rsidRPr="006C670D" w:rsidRDefault="00232304" w:rsidP="006C670D">
      <w:pPr>
        <w:spacing w:line="480" w:lineRule="auto"/>
        <w:jc w:val="both"/>
        <w:outlineLvl w:val="0"/>
        <w:rPr>
          <w:b/>
          <w:color w:val="000000" w:themeColor="text1"/>
          <w:sz w:val="24"/>
          <w:szCs w:val="24"/>
          <w:highlight w:val="white"/>
        </w:rPr>
      </w:pPr>
      <w:r w:rsidRPr="006C670D">
        <w:rPr>
          <w:b/>
          <w:i/>
          <w:color w:val="000000" w:themeColor="text1"/>
          <w:sz w:val="24"/>
          <w:szCs w:val="24"/>
          <w:highlight w:val="white"/>
        </w:rPr>
        <w:t xml:space="preserve">C. elegans </w:t>
      </w:r>
      <w:r w:rsidRPr="006C670D">
        <w:rPr>
          <w:b/>
          <w:color w:val="000000" w:themeColor="text1"/>
          <w:sz w:val="24"/>
          <w:szCs w:val="24"/>
          <w:highlight w:val="white"/>
        </w:rPr>
        <w:t>wild strains differ in sensitivities to exogenous propionate</w:t>
      </w:r>
    </w:p>
    <w:p w14:paraId="6025D589" w14:textId="415BEBA8" w:rsidR="004107A7" w:rsidRPr="006C670D" w:rsidRDefault="00232304"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Previously, we established </w:t>
      </w:r>
      <w:r w:rsidRPr="006C670D">
        <w:rPr>
          <w:i/>
          <w:color w:val="000000" w:themeColor="text1"/>
          <w:sz w:val="24"/>
          <w:szCs w:val="24"/>
          <w:highlight w:val="white"/>
        </w:rPr>
        <w:t xml:space="preserve">C. elegans </w:t>
      </w:r>
      <w:r w:rsidR="0028087E" w:rsidRPr="006C670D">
        <w:rPr>
          <w:color w:val="000000" w:themeColor="text1"/>
          <w:sz w:val="24"/>
          <w:szCs w:val="24"/>
          <w:highlight w:val="white"/>
        </w:rPr>
        <w:t>larval survival</w:t>
      </w:r>
      <w:r w:rsidRPr="006C670D">
        <w:rPr>
          <w:color w:val="000000" w:themeColor="text1"/>
          <w:sz w:val="24"/>
          <w:szCs w:val="24"/>
          <w:highlight w:val="white"/>
        </w:rPr>
        <w:t xml:space="preserve"> assays after exposure to exogenous propionate as a model of propionic acid</w:t>
      </w:r>
      <w:r w:rsidR="00A60ED4" w:rsidRPr="006C670D">
        <w:rPr>
          <w:color w:val="000000" w:themeColor="text1"/>
          <w:sz w:val="24"/>
          <w:szCs w:val="24"/>
          <w:highlight w:val="white"/>
        </w:rPr>
        <w:t>emia</w:t>
      </w:r>
      <w:r w:rsidRPr="006C670D">
        <w:rPr>
          <w:color w:val="000000" w:themeColor="text1"/>
          <w:sz w:val="24"/>
          <w:szCs w:val="24"/>
          <w:highlight w:val="white"/>
        </w:rPr>
        <w:t xml:space="preserve"> </w: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ZWNOdW0+MjcxNDwvUmVjTnVtPjxEaXNwbGF5VGV4dD5bMTQtMTZdPC9EaXNwbGF5VGV4dD48cmVj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</w:fldData>
        </w:fldChar>
      </w:r>
      <w:r w:rsidR="00D873C7">
        <w:rPr>
          <w:color w:val="000000" w:themeColor="text1"/>
          <w:sz w:val="24"/>
          <w:szCs w:val="24"/>
          <w:highlight w:val="white"/>
        </w:rPr>
        <w:instrText xml:space="preserve"> ADDIN EN.CITE </w:instrTex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ZWNOdW0+MjcxNDwvUmVjTnVtPjxEaXNwbGF5VGV4dD5bMTQtMTZdPC9EaXNwbGF5VGV4dD48cmVj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</w:fldData>
        </w:fldChar>
      </w:r>
      <w:r w:rsidR="00D873C7">
        <w:rPr>
          <w:color w:val="000000" w:themeColor="text1"/>
          <w:sz w:val="24"/>
          <w:szCs w:val="24"/>
          <w:highlight w:val="white"/>
        </w:rPr>
        <w:instrText xml:space="preserve"> ADDIN EN.CITE.DATA </w:instrText>
      </w:r>
      <w:r w:rsidR="00D873C7">
        <w:rPr>
          <w:color w:val="000000" w:themeColor="text1"/>
          <w:sz w:val="24"/>
          <w:szCs w:val="24"/>
          <w:highlight w:val="white"/>
        </w:rPr>
      </w:r>
      <w:r w:rsidR="00D873C7">
        <w:rPr>
          <w:color w:val="000000" w:themeColor="text1"/>
          <w:sz w:val="24"/>
          <w:szCs w:val="24"/>
          <w:highlight w:val="white"/>
        </w:rPr>
        <w:fldChar w:fldCharType="end"/>
      </w:r>
      <w:r w:rsidR="00D873C7">
        <w:rPr>
          <w:color w:val="000000" w:themeColor="text1"/>
          <w:sz w:val="24"/>
          <w:szCs w:val="24"/>
          <w:highlight w:val="white"/>
        </w:rPr>
      </w:r>
      <w:r w:rsidR="00D873C7">
        <w:rPr>
          <w:color w:val="000000" w:themeColor="text1"/>
          <w:sz w:val="24"/>
          <w:szCs w:val="24"/>
          <w:highlight w:val="white"/>
        </w:rPr>
        <w:fldChar w:fldCharType="separate"/>
      </w:r>
      <w:r w:rsidR="00D873C7">
        <w:rPr>
          <w:noProof/>
          <w:color w:val="000000" w:themeColor="text1"/>
          <w:sz w:val="24"/>
          <w:szCs w:val="24"/>
          <w:highlight w:val="white"/>
        </w:rPr>
        <w:t>[14-16]</w:t>
      </w:r>
      <w:r w:rsidR="00D873C7">
        <w:rPr>
          <w:color w:val="000000" w:themeColor="text1"/>
          <w:sz w:val="24"/>
          <w:szCs w:val="24"/>
          <w:highlight w:val="white"/>
        </w:rPr>
        <w:fldChar w:fldCharType="end"/>
      </w:r>
      <w:r w:rsidRPr="006C670D">
        <w:rPr>
          <w:color w:val="000000" w:themeColor="text1"/>
          <w:sz w:val="24"/>
          <w:szCs w:val="24"/>
          <w:highlight w:val="white"/>
        </w:rPr>
        <w:t xml:space="preserve">. In these assays, first larval stage (L1) animals are exposed to propionate and the proportion of animals that develop beyond that stage are quantified. Propionate dose-response curves (DRCs) showed that the laboratory-adapted strain N2 has an </w:t>
      </w:r>
      <w:r w:rsidRPr="006C670D">
        <w:rPr>
          <w:color w:val="000000" w:themeColor="text1"/>
          <w:sz w:val="24"/>
          <w:szCs w:val="24"/>
        </w:rPr>
        <w:t>LD</w:t>
      </w:r>
      <w:r w:rsidRPr="006C670D">
        <w:rPr>
          <w:color w:val="000000" w:themeColor="text1"/>
          <w:sz w:val="24"/>
          <w:szCs w:val="24"/>
          <w:vertAlign w:val="subscript"/>
        </w:rPr>
        <w:t>50</w:t>
      </w:r>
      <w:r w:rsidRPr="006C670D">
        <w:rPr>
          <w:color w:val="000000" w:themeColor="text1"/>
          <w:sz w:val="24"/>
          <w:szCs w:val="24"/>
        </w:rPr>
        <w:t xml:space="preserve"> of approximately 80 mM</w:t>
      </w:r>
      <w:r w:rsidR="00727494"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PEVuZE5vdGU+PENpdGU+PEF1dGhvcj5XYXRzb248L0F1dGhvcj48WWVhcj4yMDE0PC9ZZWFyPjxS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PEVuZE5vdGU+PENpdGU+PEF1dGhvcj5XYXRzb248L0F1dGhvcj48WWVhcj4yMDE0PC9ZZWFyPjxS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[14-16]</w:t>
      </w:r>
      <w:r w:rsidR="00D873C7">
        <w:rPr>
          <w:color w:val="000000" w:themeColor="text1"/>
          <w:sz w:val="24"/>
          <w:szCs w:val="24"/>
        </w:rPr>
        <w:fldChar w:fldCharType="end"/>
      </w:r>
      <w:r w:rsidRPr="006C670D">
        <w:rPr>
          <w:color w:val="000000" w:themeColor="text1"/>
          <w:sz w:val="24"/>
          <w:szCs w:val="24"/>
        </w:rPr>
        <w:t xml:space="preserve">. </w:t>
      </w:r>
      <w:r w:rsidR="0028087E" w:rsidRPr="006C670D">
        <w:rPr>
          <w:color w:val="000000" w:themeColor="text1"/>
          <w:sz w:val="24"/>
          <w:szCs w:val="24"/>
        </w:rPr>
        <w:t>S</w:t>
      </w:r>
      <w:r w:rsidRPr="006C670D">
        <w:rPr>
          <w:color w:val="000000" w:themeColor="text1"/>
          <w:sz w:val="24"/>
          <w:szCs w:val="24"/>
        </w:rPr>
        <w:t xml:space="preserve">upplementation of </w:t>
      </w:r>
      <w:r w:rsidRPr="006C670D">
        <w:rPr>
          <w:color w:val="000000" w:themeColor="text1"/>
          <w:sz w:val="24"/>
          <w:szCs w:val="24"/>
          <w:highlight w:val="white"/>
        </w:rPr>
        <w:t xml:space="preserve">vitamin B12, which </w:t>
      </w:r>
      <w:r w:rsidR="0028087E" w:rsidRPr="006C670D">
        <w:rPr>
          <w:color w:val="000000" w:themeColor="text1"/>
          <w:sz w:val="24"/>
          <w:szCs w:val="24"/>
          <w:highlight w:val="white"/>
        </w:rPr>
        <w:t>supports break</w:t>
      </w:r>
      <w:r w:rsidR="00392032" w:rsidRPr="006C670D">
        <w:rPr>
          <w:color w:val="000000" w:themeColor="text1"/>
          <w:sz w:val="24"/>
          <w:szCs w:val="24"/>
          <w:highlight w:val="white"/>
        </w:rPr>
        <w:t xml:space="preserve">down </w:t>
      </w:r>
      <w:r w:rsidR="0028087E" w:rsidRPr="006C670D">
        <w:rPr>
          <w:color w:val="000000" w:themeColor="text1"/>
          <w:sz w:val="24"/>
          <w:szCs w:val="24"/>
          <w:highlight w:val="white"/>
        </w:rPr>
        <w:t xml:space="preserve">of </w:t>
      </w:r>
      <w:r w:rsidR="00392032" w:rsidRPr="006C670D">
        <w:rPr>
          <w:color w:val="000000" w:themeColor="text1"/>
          <w:sz w:val="24"/>
          <w:szCs w:val="24"/>
          <w:highlight w:val="white"/>
        </w:rPr>
        <w:t xml:space="preserve">propionate </w:t>
      </w:r>
      <w:r w:rsidR="00392032" w:rsidRPr="006C670D">
        <w:rPr>
          <w:color w:val="000000" w:themeColor="text1"/>
          <w:sz w:val="24"/>
          <w:szCs w:val="24"/>
        </w:rPr>
        <w:t xml:space="preserve">by the canonical pathway, </w:t>
      </w:r>
      <w:r w:rsidR="00482286" w:rsidRPr="006C670D">
        <w:rPr>
          <w:color w:val="000000" w:themeColor="text1"/>
          <w:sz w:val="24"/>
          <w:szCs w:val="24"/>
        </w:rPr>
        <w:t>confers</w:t>
      </w:r>
      <w:r w:rsidR="00392032" w:rsidRPr="006C670D">
        <w:rPr>
          <w:color w:val="000000" w:themeColor="text1"/>
          <w:sz w:val="24"/>
          <w:szCs w:val="24"/>
        </w:rPr>
        <w:t xml:space="preserve"> resistan</w:t>
      </w:r>
      <w:r w:rsidR="00482286" w:rsidRPr="006C670D">
        <w:rPr>
          <w:color w:val="000000" w:themeColor="text1"/>
          <w:sz w:val="24"/>
          <w:szCs w:val="24"/>
        </w:rPr>
        <w:t>ce</w:t>
      </w:r>
      <w:r w:rsidR="00392032" w:rsidRPr="006C670D">
        <w:rPr>
          <w:color w:val="000000" w:themeColor="text1"/>
          <w:sz w:val="24"/>
          <w:szCs w:val="24"/>
        </w:rPr>
        <w:t xml:space="preserve"> to propionate (</w:t>
      </w:r>
      <w:r w:rsidR="00392032" w:rsidRPr="006C670D">
        <w:rPr>
          <w:color w:val="000000" w:themeColor="text1"/>
          <w:sz w:val="24"/>
          <w:szCs w:val="24"/>
          <w:highlight w:val="white"/>
        </w:rPr>
        <w:t>LD</w:t>
      </w:r>
      <w:r w:rsidR="00392032" w:rsidRPr="006C670D">
        <w:rPr>
          <w:color w:val="000000" w:themeColor="text1"/>
          <w:sz w:val="24"/>
          <w:szCs w:val="24"/>
          <w:highlight w:val="white"/>
          <w:vertAlign w:val="subscript"/>
        </w:rPr>
        <w:t xml:space="preserve">50 </w:t>
      </w:r>
      <w:r w:rsidR="00392032" w:rsidRPr="006C670D">
        <w:rPr>
          <w:color w:val="000000" w:themeColor="text1"/>
          <w:sz w:val="24"/>
          <w:szCs w:val="24"/>
        </w:rPr>
        <w:t xml:space="preserve">=120 mM) and loss of </w:t>
      </w:r>
      <w:r w:rsidR="000755D9" w:rsidRPr="006C670D">
        <w:rPr>
          <w:color w:val="000000" w:themeColor="text1"/>
          <w:sz w:val="24"/>
          <w:szCs w:val="24"/>
          <w:highlight w:val="white"/>
        </w:rPr>
        <w:t xml:space="preserve">the propionyl-CoA carboxylase ortholog </w:t>
      </w:r>
      <w:r w:rsidR="00392032" w:rsidRPr="006C670D">
        <w:rPr>
          <w:color w:val="000000" w:themeColor="text1"/>
          <w:sz w:val="24"/>
          <w:szCs w:val="24"/>
          <w:highlight w:val="white"/>
        </w:rPr>
        <w:t>(</w:t>
      </w:r>
      <w:r w:rsidR="000755D9" w:rsidRPr="006C670D">
        <w:rPr>
          <w:i/>
          <w:color w:val="000000" w:themeColor="text1"/>
          <w:sz w:val="24"/>
          <w:szCs w:val="24"/>
          <w:highlight w:val="white"/>
        </w:rPr>
        <w:t>pcca-1</w:t>
      </w:r>
      <w:r w:rsidR="00392032" w:rsidRPr="006C670D">
        <w:rPr>
          <w:color w:val="000000" w:themeColor="text1"/>
          <w:sz w:val="24"/>
          <w:szCs w:val="24"/>
          <w:highlight w:val="white"/>
        </w:rPr>
        <w:t>)</w:t>
      </w:r>
      <w:r w:rsidR="000755D9" w:rsidRPr="006C670D">
        <w:rPr>
          <w:color w:val="000000" w:themeColor="text1"/>
          <w:sz w:val="24"/>
          <w:szCs w:val="24"/>
          <w:highlight w:val="white"/>
        </w:rPr>
        <w:t xml:space="preserve"> or the first gene of the </w:t>
      </w:r>
      <w:r w:rsidR="00CA5A81" w:rsidRPr="006C670D">
        <w:rPr>
          <w:color w:val="000000" w:themeColor="text1"/>
          <w:sz w:val="24"/>
          <w:szCs w:val="24"/>
          <w:highlight w:val="white"/>
        </w:rPr>
        <w:t xml:space="preserve">propionate </w:t>
      </w:r>
      <w:r w:rsidR="000755D9" w:rsidRPr="006C670D">
        <w:rPr>
          <w:color w:val="000000" w:themeColor="text1"/>
          <w:sz w:val="24"/>
          <w:szCs w:val="24"/>
          <w:highlight w:val="white"/>
        </w:rPr>
        <w:t>shunt</w:t>
      </w:r>
      <w:r w:rsidR="00392032" w:rsidRPr="006C670D">
        <w:rPr>
          <w:color w:val="000000" w:themeColor="text1"/>
          <w:sz w:val="24"/>
          <w:szCs w:val="24"/>
          <w:highlight w:val="white"/>
        </w:rPr>
        <w:t xml:space="preserve"> (</w:t>
      </w:r>
      <w:r w:rsidR="000755D9" w:rsidRPr="006C670D">
        <w:rPr>
          <w:i/>
          <w:color w:val="000000" w:themeColor="text1"/>
          <w:sz w:val="24"/>
          <w:szCs w:val="24"/>
          <w:highlight w:val="white"/>
        </w:rPr>
        <w:t>acdh-1</w:t>
      </w:r>
      <w:r w:rsidR="00392032" w:rsidRPr="006C670D">
        <w:rPr>
          <w:color w:val="000000" w:themeColor="text1"/>
          <w:sz w:val="24"/>
          <w:szCs w:val="24"/>
          <w:highlight w:val="white"/>
        </w:rPr>
        <w:t xml:space="preserve">) </w:t>
      </w:r>
      <w:r w:rsidR="00482286" w:rsidRPr="006C670D">
        <w:rPr>
          <w:color w:val="000000" w:themeColor="text1"/>
          <w:sz w:val="24"/>
          <w:szCs w:val="24"/>
          <w:highlight w:val="white"/>
        </w:rPr>
        <w:t>render the animals sensitive</w:t>
      </w:r>
      <w:r w:rsidR="00392032" w:rsidRPr="006C670D">
        <w:rPr>
          <w:color w:val="000000" w:themeColor="text1"/>
          <w:sz w:val="24"/>
          <w:szCs w:val="24"/>
          <w:highlight w:val="white"/>
        </w:rPr>
        <w:t xml:space="preserve"> (</w:t>
      </w:r>
      <w:r w:rsidR="000755D9" w:rsidRPr="006C670D">
        <w:rPr>
          <w:color w:val="000000" w:themeColor="text1"/>
          <w:sz w:val="24"/>
          <w:szCs w:val="24"/>
          <w:highlight w:val="white"/>
        </w:rPr>
        <w:t>LD</w:t>
      </w:r>
      <w:r w:rsidR="000755D9" w:rsidRPr="006C670D">
        <w:rPr>
          <w:color w:val="000000" w:themeColor="text1"/>
          <w:sz w:val="24"/>
          <w:szCs w:val="24"/>
          <w:highlight w:val="white"/>
          <w:vertAlign w:val="subscript"/>
        </w:rPr>
        <w:t>50</w:t>
      </w:r>
      <w:r w:rsidR="000755D9" w:rsidRPr="006C670D">
        <w:rPr>
          <w:color w:val="000000" w:themeColor="text1"/>
          <w:sz w:val="24"/>
          <w:szCs w:val="24"/>
          <w:highlight w:val="white"/>
        </w:rPr>
        <w:t xml:space="preserve"> </w:t>
      </w:r>
      <w:r w:rsidR="00392032" w:rsidRPr="006C670D">
        <w:rPr>
          <w:color w:val="000000" w:themeColor="text1"/>
          <w:sz w:val="24"/>
          <w:szCs w:val="24"/>
          <w:highlight w:val="white"/>
        </w:rPr>
        <w:t xml:space="preserve">= </w:t>
      </w:r>
      <w:r w:rsidR="008B3B36" w:rsidRPr="006C670D">
        <w:rPr>
          <w:color w:val="000000" w:themeColor="text1"/>
          <w:sz w:val="24"/>
          <w:szCs w:val="24"/>
        </w:rPr>
        <w:t>50 mM</w:t>
      </w:r>
      <w:r w:rsidR="00392032" w:rsidRPr="006C670D">
        <w:rPr>
          <w:color w:val="000000" w:themeColor="text1"/>
          <w:sz w:val="24"/>
          <w:szCs w:val="24"/>
        </w:rPr>
        <w:t xml:space="preserve">) </w: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highlight w:val="white"/>
        </w:rPr>
        <w:instrText xml:space="preserve"> ADDIN EN.CITE </w:instrText>
      </w:r>
      <w:r w:rsidR="00D873C7">
        <w:rPr>
          <w:color w:val="000000" w:themeColor="text1"/>
          <w:sz w:val="24"/>
          <w:szCs w:val="24"/>
          <w:highlight w:val="white"/>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highlight w:val="white"/>
        </w:rPr>
        <w:instrText xml:space="preserve"> ADDIN EN.CITE.DATA </w:instrText>
      </w:r>
      <w:r w:rsidR="00D873C7">
        <w:rPr>
          <w:color w:val="000000" w:themeColor="text1"/>
          <w:sz w:val="24"/>
          <w:szCs w:val="24"/>
          <w:highlight w:val="white"/>
        </w:rPr>
      </w:r>
      <w:r w:rsidR="00D873C7">
        <w:rPr>
          <w:color w:val="000000" w:themeColor="text1"/>
          <w:sz w:val="24"/>
          <w:szCs w:val="24"/>
          <w:highlight w:val="white"/>
        </w:rPr>
        <w:fldChar w:fldCharType="end"/>
      </w:r>
      <w:r w:rsidR="00D873C7">
        <w:rPr>
          <w:color w:val="000000" w:themeColor="text1"/>
          <w:sz w:val="24"/>
          <w:szCs w:val="24"/>
          <w:highlight w:val="white"/>
        </w:rPr>
      </w:r>
      <w:r w:rsidR="00D873C7">
        <w:rPr>
          <w:color w:val="000000" w:themeColor="text1"/>
          <w:sz w:val="24"/>
          <w:szCs w:val="24"/>
          <w:highlight w:val="white"/>
        </w:rPr>
        <w:fldChar w:fldCharType="separate"/>
      </w:r>
      <w:r w:rsidR="00D873C7">
        <w:rPr>
          <w:noProof/>
          <w:color w:val="000000" w:themeColor="text1"/>
          <w:sz w:val="24"/>
          <w:szCs w:val="24"/>
          <w:highlight w:val="white"/>
        </w:rPr>
        <w:t>[14, 15]</w:t>
      </w:r>
      <w:r w:rsidR="00D873C7">
        <w:rPr>
          <w:color w:val="000000" w:themeColor="text1"/>
          <w:sz w:val="24"/>
          <w:szCs w:val="24"/>
          <w:highlight w:val="white"/>
        </w:rPr>
        <w:fldChar w:fldCharType="end"/>
      </w:r>
      <w:r w:rsidR="000755D9" w:rsidRPr="006C670D">
        <w:rPr>
          <w:color w:val="000000" w:themeColor="text1"/>
          <w:sz w:val="24"/>
          <w:szCs w:val="24"/>
        </w:rPr>
        <w:t>.</w:t>
      </w:r>
      <w:r w:rsidR="00440AD7" w:rsidRPr="006C670D">
        <w:rPr>
          <w:color w:val="000000" w:themeColor="text1"/>
          <w:sz w:val="24"/>
          <w:szCs w:val="24"/>
        </w:rPr>
        <w:t xml:space="preserve"> </w:t>
      </w:r>
      <w:r w:rsidR="00392032" w:rsidRPr="006C670D">
        <w:rPr>
          <w:color w:val="000000" w:themeColor="text1"/>
          <w:sz w:val="24"/>
          <w:szCs w:val="24"/>
        </w:rPr>
        <w:t>Because it</w:t>
      </w:r>
      <w:r w:rsidR="00440AD7" w:rsidRPr="006C670D">
        <w:rPr>
          <w:color w:val="000000" w:themeColor="text1"/>
          <w:sz w:val="24"/>
          <w:szCs w:val="24"/>
        </w:rPr>
        <w:t xml:space="preserve"> is technically </w:t>
      </w:r>
      <w:r w:rsidR="00874DBD" w:rsidRPr="006C670D">
        <w:rPr>
          <w:color w:val="000000" w:themeColor="text1"/>
          <w:sz w:val="24"/>
          <w:szCs w:val="24"/>
        </w:rPr>
        <w:t>difficult</w:t>
      </w:r>
      <w:r w:rsidR="00440AD7" w:rsidRPr="006C670D">
        <w:rPr>
          <w:color w:val="000000" w:themeColor="text1"/>
          <w:sz w:val="24"/>
          <w:szCs w:val="24"/>
        </w:rPr>
        <w:t xml:space="preserve"> to perform DRCs for </w:t>
      </w:r>
      <w:r w:rsidR="00392032" w:rsidRPr="006C670D">
        <w:rPr>
          <w:color w:val="000000" w:themeColor="text1"/>
          <w:sz w:val="24"/>
          <w:szCs w:val="24"/>
        </w:rPr>
        <w:t>all</w:t>
      </w:r>
      <w:r w:rsidR="00440AD7" w:rsidRPr="006C670D">
        <w:rPr>
          <w:color w:val="000000" w:themeColor="text1"/>
          <w:sz w:val="24"/>
          <w:szCs w:val="24"/>
        </w:rPr>
        <w:t xml:space="preserve"> wild strains</w:t>
      </w:r>
      <w:r w:rsidR="00392032" w:rsidRPr="006C670D">
        <w:rPr>
          <w:color w:val="000000" w:themeColor="text1"/>
          <w:sz w:val="24"/>
          <w:szCs w:val="24"/>
        </w:rPr>
        <w:t xml:space="preserve">, we </w:t>
      </w:r>
      <w:r w:rsidR="00440AD7" w:rsidRPr="006C670D">
        <w:rPr>
          <w:color w:val="000000" w:themeColor="text1"/>
          <w:sz w:val="24"/>
          <w:szCs w:val="24"/>
        </w:rPr>
        <w:t xml:space="preserve">first asked whether </w:t>
      </w:r>
      <w:r w:rsidR="00874DBD" w:rsidRPr="006C670D">
        <w:rPr>
          <w:color w:val="000000" w:themeColor="text1"/>
          <w:sz w:val="24"/>
          <w:szCs w:val="24"/>
        </w:rPr>
        <w:t xml:space="preserve">12 </w:t>
      </w:r>
      <w:r w:rsidR="00440AD7" w:rsidRPr="006C670D">
        <w:rPr>
          <w:color w:val="000000" w:themeColor="text1"/>
          <w:sz w:val="24"/>
          <w:szCs w:val="24"/>
        </w:rPr>
        <w:t xml:space="preserve">wild </w:t>
      </w:r>
      <w:r w:rsidR="00440AD7" w:rsidRPr="006C670D">
        <w:rPr>
          <w:i/>
          <w:color w:val="000000" w:themeColor="text1"/>
          <w:sz w:val="24"/>
          <w:szCs w:val="24"/>
        </w:rPr>
        <w:t>C. elegans</w:t>
      </w:r>
      <w:r w:rsidR="00440AD7" w:rsidRPr="006C670D">
        <w:rPr>
          <w:color w:val="000000" w:themeColor="text1"/>
          <w:sz w:val="24"/>
          <w:szCs w:val="24"/>
        </w:rPr>
        <w:t xml:space="preserve"> </w:t>
      </w:r>
      <w:r w:rsidR="0028087E" w:rsidRPr="006C670D">
        <w:rPr>
          <w:color w:val="000000" w:themeColor="text1"/>
          <w:sz w:val="24"/>
          <w:szCs w:val="24"/>
        </w:rPr>
        <w:t>strains</w:t>
      </w:r>
      <w:r w:rsidR="00874DBD" w:rsidRPr="006C670D">
        <w:rPr>
          <w:color w:val="000000" w:themeColor="text1"/>
          <w:sz w:val="24"/>
          <w:szCs w:val="24"/>
        </w:rPr>
        <w:t xml:space="preserve">, which represent high genetic diversity </w:t>
      </w:r>
      <w:r w:rsidR="00D873C7">
        <w:rPr>
          <w:color w:val="000000" w:themeColor="text1"/>
          <w:sz w:val="24"/>
          <w:szCs w:val="24"/>
        </w:rPr>
        <w:fldChar w:fldCharType="begin">
          <w:fldData xml:space="preserve">PEVuZE5vdGU+PENpdGU+PEF1dGhvcj5BbmRlcnNlbjwvQXV0aG9yPjxZZWFyPjIwMTI8L1llYXI+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PEVuZE5vdGU+PENpdGU+PEF1dGhvcj5BbmRlcnNlbjwvQXV0aG9yPjxZZWFyPjIwMTI8L1llYXI+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[19]</w:t>
      </w:r>
      <w:r w:rsidR="00D873C7">
        <w:rPr>
          <w:color w:val="000000" w:themeColor="text1"/>
          <w:sz w:val="24"/>
          <w:szCs w:val="24"/>
        </w:rPr>
        <w:fldChar w:fldCharType="end"/>
      </w:r>
      <w:r w:rsidR="00874DBD" w:rsidRPr="006C670D">
        <w:rPr>
          <w:color w:val="000000" w:themeColor="text1"/>
          <w:sz w:val="24"/>
          <w:szCs w:val="24"/>
        </w:rPr>
        <w:t>,</w:t>
      </w:r>
      <w:r w:rsidR="0028087E" w:rsidRPr="006C670D">
        <w:rPr>
          <w:color w:val="000000" w:themeColor="text1"/>
          <w:sz w:val="24"/>
          <w:szCs w:val="24"/>
        </w:rPr>
        <w:t xml:space="preserve"> </w:t>
      </w:r>
      <w:r w:rsidR="00440AD7" w:rsidRPr="006C670D">
        <w:rPr>
          <w:color w:val="000000" w:themeColor="text1"/>
          <w:sz w:val="24"/>
          <w:szCs w:val="24"/>
        </w:rPr>
        <w:t>exhibit differences in propionate sensitivity</w:t>
      </w:r>
      <w:r w:rsidR="008F053D" w:rsidRPr="006C670D">
        <w:rPr>
          <w:color w:val="000000" w:themeColor="text1"/>
          <w:sz w:val="24"/>
          <w:szCs w:val="24"/>
        </w:rPr>
        <w:t xml:space="preserve">. To mimic </w:t>
      </w:r>
      <w:r w:rsidR="00A53623" w:rsidRPr="006C670D">
        <w:rPr>
          <w:color w:val="000000" w:themeColor="text1"/>
          <w:sz w:val="24"/>
          <w:szCs w:val="24"/>
        </w:rPr>
        <w:t xml:space="preserve">metabolic conditions of </w:t>
      </w:r>
      <w:r w:rsidR="008F053D" w:rsidRPr="006C670D">
        <w:rPr>
          <w:color w:val="000000" w:themeColor="text1"/>
          <w:sz w:val="24"/>
          <w:szCs w:val="24"/>
        </w:rPr>
        <w:t>human propionic acidemia, we</w:t>
      </w:r>
      <w:r w:rsidR="00CC7053" w:rsidRPr="006C670D">
        <w:rPr>
          <w:color w:val="000000" w:themeColor="text1"/>
          <w:sz w:val="24"/>
          <w:szCs w:val="24"/>
        </w:rPr>
        <w:t xml:space="preserve"> fed</w:t>
      </w:r>
      <w:r w:rsidR="008F053D" w:rsidRPr="006C670D">
        <w:rPr>
          <w:color w:val="000000" w:themeColor="text1"/>
          <w:sz w:val="24"/>
          <w:szCs w:val="24"/>
        </w:rPr>
        <w:t xml:space="preserve"> the animals vitamin B12-deplete</w:t>
      </w:r>
      <w:r w:rsidR="00CC7053" w:rsidRPr="006C670D">
        <w:rPr>
          <w:color w:val="000000" w:themeColor="text1"/>
          <w:sz w:val="24"/>
          <w:szCs w:val="24"/>
        </w:rPr>
        <w:t xml:space="preserve"> </w:t>
      </w:r>
      <w:r w:rsidR="00CC7053" w:rsidRPr="006C670D">
        <w:rPr>
          <w:i/>
          <w:color w:val="000000" w:themeColor="text1"/>
          <w:sz w:val="24"/>
          <w:szCs w:val="24"/>
        </w:rPr>
        <w:t>E. coli</w:t>
      </w:r>
      <w:r w:rsidR="00CC7053" w:rsidRPr="006C670D">
        <w:rPr>
          <w:color w:val="000000" w:themeColor="text1"/>
          <w:sz w:val="24"/>
          <w:szCs w:val="24"/>
        </w:rPr>
        <w:t xml:space="preserve"> OP50 bacteria</w:t>
      </w:r>
      <w:r w:rsidR="00392032" w:rsidRPr="006C670D">
        <w:rPr>
          <w:color w:val="000000" w:themeColor="text1"/>
          <w:sz w:val="24"/>
          <w:szCs w:val="24"/>
        </w:rPr>
        <w:t>,</w:t>
      </w:r>
      <w:r w:rsidR="008F053D" w:rsidRPr="006C670D">
        <w:rPr>
          <w:color w:val="000000" w:themeColor="text1"/>
          <w:sz w:val="24"/>
          <w:szCs w:val="24"/>
        </w:rPr>
        <w:t xml:space="preserve"> </w:t>
      </w:r>
      <w:r w:rsidR="00A53623" w:rsidRPr="006C670D">
        <w:rPr>
          <w:color w:val="000000" w:themeColor="text1"/>
          <w:sz w:val="24"/>
          <w:szCs w:val="24"/>
        </w:rPr>
        <w:t>which</w:t>
      </w:r>
      <w:r w:rsidR="008F053D" w:rsidRPr="006C670D">
        <w:rPr>
          <w:color w:val="000000" w:themeColor="text1"/>
          <w:sz w:val="24"/>
          <w:szCs w:val="24"/>
        </w:rPr>
        <w:t xml:space="preserve"> ensure</w:t>
      </w:r>
      <w:r w:rsidR="00A53623" w:rsidRPr="006C670D">
        <w:rPr>
          <w:color w:val="000000" w:themeColor="text1"/>
          <w:sz w:val="24"/>
          <w:szCs w:val="24"/>
        </w:rPr>
        <w:t>s</w:t>
      </w:r>
      <w:r w:rsidR="008F053D" w:rsidRPr="006C670D">
        <w:rPr>
          <w:color w:val="000000" w:themeColor="text1"/>
          <w:sz w:val="24"/>
          <w:szCs w:val="24"/>
        </w:rPr>
        <w:t xml:space="preserve"> that</w:t>
      </w:r>
      <w:r w:rsidR="00CC7053" w:rsidRPr="006C670D">
        <w:rPr>
          <w:color w:val="000000" w:themeColor="text1"/>
          <w:sz w:val="24"/>
          <w:szCs w:val="24"/>
        </w:rPr>
        <w:t xml:space="preserve"> flux through the canonical propionate breakdown pathway </w:t>
      </w:r>
      <w:r w:rsidR="00E8621E" w:rsidRPr="006C670D">
        <w:rPr>
          <w:color w:val="000000" w:themeColor="text1"/>
          <w:sz w:val="24"/>
          <w:szCs w:val="24"/>
        </w:rPr>
        <w:t>wa</w:t>
      </w:r>
      <w:r w:rsidR="00CC7053" w:rsidRPr="006C670D">
        <w:rPr>
          <w:color w:val="000000" w:themeColor="text1"/>
          <w:sz w:val="24"/>
          <w:szCs w:val="24"/>
        </w:rPr>
        <w:t>s low</w:t>
      </w:r>
      <w:r w:rsidR="00440AD7"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PEVuZE5vdGU+PENpdGU+PEF1dGhvcj5XYXRzb248L0F1dGhvcj48WWVhcj4yMDE0PC9ZZWFyPjxS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[14, 15]</w:t>
      </w:r>
      <w:r w:rsidR="00D873C7">
        <w:rPr>
          <w:color w:val="000000" w:themeColor="text1"/>
          <w:sz w:val="24"/>
          <w:szCs w:val="24"/>
        </w:rPr>
        <w:fldChar w:fldCharType="end"/>
      </w:r>
      <w:r w:rsidR="001E62AF" w:rsidRPr="006C670D">
        <w:rPr>
          <w:color w:val="000000" w:themeColor="text1"/>
          <w:sz w:val="24"/>
          <w:szCs w:val="24"/>
        </w:rPr>
        <w:t>.</w:t>
      </w:r>
      <w:r w:rsidR="0099268E" w:rsidRPr="006C670D">
        <w:rPr>
          <w:color w:val="000000" w:themeColor="text1"/>
          <w:sz w:val="24"/>
          <w:szCs w:val="24"/>
        </w:rPr>
        <w:t xml:space="preserve"> We performed three biological </w:t>
      </w:r>
      <w:r w:rsidR="0099268E" w:rsidRPr="006C670D">
        <w:rPr>
          <w:color w:val="000000" w:themeColor="text1"/>
          <w:sz w:val="24"/>
          <w:szCs w:val="24"/>
        </w:rPr>
        <w:lastRenderedPageBreak/>
        <w:t>replicate experiments, each consisting of three technical replicates</w:t>
      </w:r>
      <w:r w:rsidR="00900338" w:rsidRPr="006C670D">
        <w:rPr>
          <w:color w:val="000000" w:themeColor="text1"/>
          <w:sz w:val="24"/>
          <w:szCs w:val="24"/>
        </w:rPr>
        <w:t>,</w:t>
      </w:r>
      <w:r w:rsidR="0099268E" w:rsidRPr="006C670D">
        <w:rPr>
          <w:color w:val="000000" w:themeColor="text1"/>
          <w:sz w:val="24"/>
          <w:szCs w:val="24"/>
        </w:rPr>
        <w:t xml:space="preserve"> and found that the 12 strains exhibit</w:t>
      </w:r>
      <w:r w:rsidR="00392032" w:rsidRPr="006C670D">
        <w:rPr>
          <w:color w:val="000000" w:themeColor="text1"/>
          <w:sz w:val="24"/>
          <w:szCs w:val="24"/>
        </w:rPr>
        <w:t>ed</w:t>
      </w:r>
      <w:r w:rsidR="0099268E" w:rsidRPr="006C670D">
        <w:rPr>
          <w:color w:val="000000" w:themeColor="text1"/>
          <w:sz w:val="24"/>
          <w:szCs w:val="24"/>
        </w:rPr>
        <w:t xml:space="preserve"> varying degrees of propionate sensitivity (</w:t>
      </w:r>
      <w:r w:rsidR="0099268E" w:rsidRPr="006C670D">
        <w:rPr>
          <w:b/>
          <w:color w:val="000000" w:themeColor="text1"/>
          <w:sz w:val="24"/>
          <w:szCs w:val="24"/>
        </w:rPr>
        <w:t xml:space="preserve">Figures </w:t>
      </w:r>
      <w:r w:rsidR="00B258F7" w:rsidRPr="006C670D">
        <w:rPr>
          <w:b/>
          <w:color w:val="000000" w:themeColor="text1"/>
          <w:sz w:val="24"/>
          <w:szCs w:val="24"/>
        </w:rPr>
        <w:t>1B, 1C</w:t>
      </w:r>
      <w:r w:rsidR="003D5304">
        <w:rPr>
          <w:b/>
          <w:color w:val="000000" w:themeColor="text1"/>
          <w:sz w:val="24"/>
          <w:szCs w:val="24"/>
        </w:rPr>
        <w:t>, Table S1</w:t>
      </w:r>
      <w:r w:rsidR="0099268E" w:rsidRPr="006C670D">
        <w:rPr>
          <w:color w:val="000000" w:themeColor="text1"/>
          <w:sz w:val="24"/>
          <w:szCs w:val="24"/>
        </w:rPr>
        <w:t>). Nine of the strains</w:t>
      </w:r>
      <w:r w:rsidR="00CC7053" w:rsidRPr="006C670D">
        <w:rPr>
          <w:color w:val="000000" w:themeColor="text1"/>
          <w:sz w:val="24"/>
          <w:szCs w:val="24"/>
        </w:rPr>
        <w:t xml:space="preserve"> had similar propionate sensitivities as the N2 strain with an LD</w:t>
      </w:r>
      <w:r w:rsidR="00CC7053" w:rsidRPr="006C670D">
        <w:rPr>
          <w:color w:val="000000" w:themeColor="text1"/>
          <w:sz w:val="24"/>
          <w:szCs w:val="24"/>
          <w:vertAlign w:val="subscript"/>
        </w:rPr>
        <w:t>50</w:t>
      </w:r>
      <w:r w:rsidR="00CC7053" w:rsidRPr="006C670D">
        <w:rPr>
          <w:color w:val="000000" w:themeColor="text1"/>
          <w:sz w:val="24"/>
          <w:szCs w:val="24"/>
        </w:rPr>
        <w:t xml:space="preserve"> of</w:t>
      </w:r>
      <w:r w:rsidR="00392032" w:rsidRPr="006C670D">
        <w:rPr>
          <w:color w:val="000000" w:themeColor="text1"/>
          <w:sz w:val="24"/>
          <w:szCs w:val="24"/>
        </w:rPr>
        <w:t xml:space="preserve"> approximately </w:t>
      </w:r>
      <w:r w:rsidR="00CC7053" w:rsidRPr="006C670D">
        <w:rPr>
          <w:color w:val="000000" w:themeColor="text1"/>
          <w:sz w:val="24"/>
          <w:szCs w:val="24"/>
        </w:rPr>
        <w:t xml:space="preserve">85 </w:t>
      </w:r>
      <w:proofErr w:type="spellStart"/>
      <w:r w:rsidR="00CC7053" w:rsidRPr="006C670D">
        <w:rPr>
          <w:color w:val="000000" w:themeColor="text1"/>
          <w:sz w:val="24"/>
          <w:szCs w:val="24"/>
        </w:rPr>
        <w:t>mM</w:t>
      </w:r>
      <w:r w:rsidR="00420091" w:rsidRPr="006C670D">
        <w:rPr>
          <w:color w:val="000000" w:themeColor="text1"/>
          <w:sz w:val="24"/>
          <w:szCs w:val="24"/>
        </w:rPr>
        <w:t>.</w:t>
      </w:r>
      <w:proofErr w:type="spellEnd"/>
      <w:r w:rsidR="00304629" w:rsidRPr="006C670D">
        <w:rPr>
          <w:color w:val="000000" w:themeColor="text1"/>
          <w:sz w:val="24"/>
          <w:szCs w:val="24"/>
        </w:rPr>
        <w:t xml:space="preserve"> The other three strains were more resistant to propionate with an LD</w:t>
      </w:r>
      <w:r w:rsidR="00304629" w:rsidRPr="006C670D">
        <w:rPr>
          <w:color w:val="000000" w:themeColor="text1"/>
          <w:sz w:val="24"/>
          <w:szCs w:val="24"/>
          <w:vertAlign w:val="subscript"/>
        </w:rPr>
        <w:t>50</w:t>
      </w:r>
      <w:r w:rsidR="00304629" w:rsidRPr="006C670D">
        <w:rPr>
          <w:color w:val="000000" w:themeColor="text1"/>
          <w:sz w:val="24"/>
          <w:szCs w:val="24"/>
        </w:rPr>
        <w:t xml:space="preserve"> of 100</w:t>
      </w:r>
      <w:r w:rsidR="00CA5A81" w:rsidRPr="006C670D">
        <w:rPr>
          <w:color w:val="000000" w:themeColor="text1"/>
          <w:sz w:val="24"/>
          <w:szCs w:val="24"/>
        </w:rPr>
        <w:t>-110</w:t>
      </w:r>
      <w:r w:rsidR="00304629" w:rsidRPr="006C670D">
        <w:rPr>
          <w:color w:val="000000" w:themeColor="text1"/>
          <w:sz w:val="24"/>
          <w:szCs w:val="24"/>
        </w:rPr>
        <w:t xml:space="preserve"> </w:t>
      </w:r>
      <w:proofErr w:type="spellStart"/>
      <w:r w:rsidR="00304629" w:rsidRPr="006C670D">
        <w:rPr>
          <w:color w:val="000000" w:themeColor="text1"/>
          <w:sz w:val="24"/>
          <w:szCs w:val="24"/>
        </w:rPr>
        <w:t>mM.</w:t>
      </w:r>
      <w:proofErr w:type="spellEnd"/>
      <w:r w:rsidR="00A854D7" w:rsidRPr="006C670D">
        <w:rPr>
          <w:color w:val="000000" w:themeColor="text1"/>
          <w:sz w:val="24"/>
          <w:szCs w:val="24"/>
        </w:rPr>
        <w:t xml:space="preserve"> Next, we carefully titrated propionate at concentrations between 80 and 120 mM with </w:t>
      </w:r>
      <w:r w:rsidR="002D3918" w:rsidRPr="006C670D">
        <w:rPr>
          <w:color w:val="000000" w:themeColor="text1"/>
          <w:sz w:val="24"/>
          <w:szCs w:val="24"/>
        </w:rPr>
        <w:t xml:space="preserve">10 mM </w:t>
      </w:r>
      <w:r w:rsidR="00A854D7" w:rsidRPr="006C670D">
        <w:rPr>
          <w:color w:val="000000" w:themeColor="text1"/>
          <w:sz w:val="24"/>
          <w:szCs w:val="24"/>
        </w:rPr>
        <w:t>increments</w:t>
      </w:r>
      <w:r w:rsidR="00392032" w:rsidRPr="006C670D">
        <w:rPr>
          <w:color w:val="000000" w:themeColor="text1"/>
          <w:sz w:val="24"/>
          <w:szCs w:val="24"/>
        </w:rPr>
        <w:t xml:space="preserve"> and</w:t>
      </w:r>
      <w:r w:rsidR="00A854D7" w:rsidRPr="006C670D">
        <w:rPr>
          <w:color w:val="000000" w:themeColor="text1"/>
          <w:sz w:val="24"/>
          <w:szCs w:val="24"/>
        </w:rPr>
        <w:t xml:space="preserve"> confirmed that most strains exhibited sensitivity </w:t>
      </w:r>
      <w:r w:rsidR="00900338" w:rsidRPr="006C670D">
        <w:rPr>
          <w:color w:val="000000" w:themeColor="text1"/>
          <w:sz w:val="24"/>
          <w:szCs w:val="24"/>
        </w:rPr>
        <w:t>similar to</w:t>
      </w:r>
      <w:r w:rsidR="00A854D7" w:rsidRPr="006C670D">
        <w:rPr>
          <w:color w:val="000000" w:themeColor="text1"/>
          <w:sz w:val="24"/>
          <w:szCs w:val="24"/>
        </w:rPr>
        <w:t xml:space="preserve"> the N2 strain, </w:t>
      </w:r>
      <w:r w:rsidR="000E781B" w:rsidRPr="006C670D">
        <w:rPr>
          <w:color w:val="000000" w:themeColor="text1"/>
          <w:sz w:val="24"/>
          <w:szCs w:val="24"/>
        </w:rPr>
        <w:t>but</w:t>
      </w:r>
      <w:r w:rsidR="0028087E" w:rsidRPr="006C670D">
        <w:rPr>
          <w:color w:val="000000" w:themeColor="text1"/>
          <w:sz w:val="24"/>
          <w:szCs w:val="24"/>
        </w:rPr>
        <w:t xml:space="preserve"> that the</w:t>
      </w:r>
      <w:r w:rsidR="000E781B" w:rsidRPr="006C670D">
        <w:rPr>
          <w:color w:val="000000" w:themeColor="text1"/>
          <w:sz w:val="24"/>
          <w:szCs w:val="24"/>
        </w:rPr>
        <w:t xml:space="preserve"> </w:t>
      </w:r>
      <w:r w:rsidR="00900338" w:rsidRPr="006C670D">
        <w:rPr>
          <w:color w:val="000000" w:themeColor="text1"/>
          <w:sz w:val="24"/>
          <w:szCs w:val="24"/>
        </w:rPr>
        <w:t>DL238 and EG4725</w:t>
      </w:r>
      <w:r w:rsidR="00A854D7" w:rsidRPr="006C670D">
        <w:rPr>
          <w:color w:val="000000" w:themeColor="text1"/>
          <w:sz w:val="24"/>
          <w:szCs w:val="24"/>
        </w:rPr>
        <w:t xml:space="preserve"> </w:t>
      </w:r>
      <w:r w:rsidR="0028087E" w:rsidRPr="006C670D">
        <w:rPr>
          <w:color w:val="000000" w:themeColor="text1"/>
          <w:sz w:val="24"/>
          <w:szCs w:val="24"/>
        </w:rPr>
        <w:t xml:space="preserve">strains </w:t>
      </w:r>
      <w:r w:rsidR="00A854D7" w:rsidRPr="006C670D">
        <w:rPr>
          <w:color w:val="000000" w:themeColor="text1"/>
          <w:sz w:val="24"/>
          <w:szCs w:val="24"/>
        </w:rPr>
        <w:t xml:space="preserve">were </w:t>
      </w:r>
      <w:r w:rsidR="00A57A15" w:rsidRPr="006C670D">
        <w:rPr>
          <w:color w:val="000000" w:themeColor="text1"/>
          <w:sz w:val="24"/>
          <w:szCs w:val="24"/>
        </w:rPr>
        <w:t xml:space="preserve">significantly </w:t>
      </w:r>
      <w:r w:rsidR="00A854D7" w:rsidRPr="006C670D">
        <w:rPr>
          <w:color w:val="000000" w:themeColor="text1"/>
          <w:sz w:val="24"/>
          <w:szCs w:val="24"/>
        </w:rPr>
        <w:t>more resistant</w:t>
      </w:r>
      <w:r w:rsidR="00B258F7" w:rsidRPr="006C670D">
        <w:rPr>
          <w:color w:val="000000" w:themeColor="text1"/>
          <w:sz w:val="24"/>
          <w:szCs w:val="24"/>
        </w:rPr>
        <w:t xml:space="preserve"> (</w:t>
      </w:r>
      <w:r w:rsidR="00B258F7" w:rsidRPr="006C670D">
        <w:rPr>
          <w:b/>
          <w:color w:val="000000" w:themeColor="text1"/>
          <w:sz w:val="24"/>
          <w:szCs w:val="24"/>
        </w:rPr>
        <w:t>Figure 1</w:t>
      </w:r>
      <w:r w:rsidR="0036214C">
        <w:rPr>
          <w:b/>
          <w:color w:val="000000" w:themeColor="text1"/>
          <w:sz w:val="24"/>
          <w:szCs w:val="24"/>
        </w:rPr>
        <w:t>C</w:t>
      </w:r>
      <w:r w:rsidR="003D5304">
        <w:rPr>
          <w:b/>
          <w:color w:val="000000" w:themeColor="text1"/>
          <w:sz w:val="24"/>
          <w:szCs w:val="24"/>
        </w:rPr>
        <w:t>, Table S2</w:t>
      </w:r>
      <w:r w:rsidR="00B258F7" w:rsidRPr="006C670D">
        <w:rPr>
          <w:color w:val="000000" w:themeColor="text1"/>
          <w:sz w:val="24"/>
          <w:szCs w:val="24"/>
        </w:rPr>
        <w:t>)</w:t>
      </w:r>
      <w:r w:rsidR="0028087E" w:rsidRPr="006C670D">
        <w:rPr>
          <w:color w:val="000000" w:themeColor="text1"/>
          <w:sz w:val="24"/>
          <w:szCs w:val="24"/>
        </w:rPr>
        <w:t>.</w:t>
      </w:r>
      <w:r w:rsidR="00497667" w:rsidRPr="006C670D">
        <w:rPr>
          <w:color w:val="000000" w:themeColor="text1"/>
          <w:sz w:val="24"/>
          <w:szCs w:val="24"/>
        </w:rPr>
        <w:t xml:space="preserve"> </w:t>
      </w:r>
      <w:r w:rsidR="0028087E" w:rsidRPr="006C670D">
        <w:rPr>
          <w:color w:val="000000" w:themeColor="text1"/>
          <w:sz w:val="24"/>
          <w:szCs w:val="24"/>
        </w:rPr>
        <w:t xml:space="preserve">This </w:t>
      </w:r>
      <w:r w:rsidR="00874DBD" w:rsidRPr="006C670D">
        <w:rPr>
          <w:color w:val="000000" w:themeColor="text1"/>
          <w:sz w:val="24"/>
          <w:szCs w:val="24"/>
        </w:rPr>
        <w:t xml:space="preserve">result </w:t>
      </w:r>
      <w:r w:rsidR="00497667" w:rsidRPr="006C670D">
        <w:rPr>
          <w:color w:val="000000" w:themeColor="text1"/>
          <w:sz w:val="24"/>
          <w:szCs w:val="24"/>
        </w:rPr>
        <w:t>suggest</w:t>
      </w:r>
      <w:r w:rsidR="0028087E" w:rsidRPr="006C670D">
        <w:rPr>
          <w:color w:val="000000" w:themeColor="text1"/>
          <w:sz w:val="24"/>
          <w:szCs w:val="24"/>
        </w:rPr>
        <w:t>s</w:t>
      </w:r>
      <w:r w:rsidR="00497667" w:rsidRPr="006C670D">
        <w:rPr>
          <w:color w:val="000000" w:themeColor="text1"/>
          <w:sz w:val="24"/>
          <w:szCs w:val="24"/>
        </w:rPr>
        <w:t xml:space="preserve"> that some </w:t>
      </w:r>
      <w:r w:rsidR="00635AD6" w:rsidRPr="006C670D">
        <w:rPr>
          <w:color w:val="000000" w:themeColor="text1"/>
          <w:sz w:val="24"/>
          <w:szCs w:val="24"/>
        </w:rPr>
        <w:t xml:space="preserve">wild </w:t>
      </w:r>
      <w:r w:rsidR="00497667" w:rsidRPr="006C670D">
        <w:rPr>
          <w:color w:val="000000" w:themeColor="text1"/>
          <w:sz w:val="24"/>
          <w:szCs w:val="24"/>
        </w:rPr>
        <w:t xml:space="preserve">strains have natural mechanisms to cope with high levels of propionate </w:t>
      </w:r>
      <w:r w:rsidR="00C3596A" w:rsidRPr="006C670D">
        <w:rPr>
          <w:color w:val="000000" w:themeColor="text1"/>
          <w:sz w:val="24"/>
          <w:szCs w:val="24"/>
        </w:rPr>
        <w:t xml:space="preserve">that are </w:t>
      </w:r>
      <w:r w:rsidR="00497667" w:rsidRPr="006C670D">
        <w:rPr>
          <w:color w:val="000000" w:themeColor="text1"/>
          <w:sz w:val="24"/>
          <w:szCs w:val="24"/>
        </w:rPr>
        <w:t>independent of vitamin B12 and the canonical propionate breakdown pathway</w:t>
      </w:r>
      <w:r w:rsidR="00B258F7" w:rsidRPr="006C670D">
        <w:rPr>
          <w:color w:val="000000" w:themeColor="text1"/>
          <w:sz w:val="24"/>
          <w:szCs w:val="24"/>
        </w:rPr>
        <w:t>.</w:t>
      </w:r>
    </w:p>
    <w:p w14:paraId="3F40741E" w14:textId="2B422D29" w:rsidR="008E4D25" w:rsidRPr="006C670D" w:rsidRDefault="00771D8A" w:rsidP="006F6511">
      <w:pPr>
        <w:spacing w:line="480" w:lineRule="auto"/>
        <w:jc w:val="both"/>
        <w:rPr>
          <w:color w:val="000000" w:themeColor="text1"/>
          <w:sz w:val="24"/>
          <w:szCs w:val="24"/>
          <w:highlight w:val="white"/>
        </w:rPr>
      </w:pPr>
      <w:r w:rsidRPr="006C670D">
        <w:rPr>
          <w:color w:val="000000" w:themeColor="text1"/>
          <w:sz w:val="24"/>
          <w:szCs w:val="24"/>
          <w:highlight w:val="white"/>
        </w:rPr>
        <w:tab/>
      </w:r>
      <w:r w:rsidR="0005321B">
        <w:rPr>
          <w:color w:val="000000" w:themeColor="text1"/>
          <w:sz w:val="24"/>
          <w:szCs w:val="24"/>
          <w:highlight w:val="white"/>
        </w:rPr>
        <w:t>T</w:t>
      </w:r>
      <w:r w:rsidR="007847BB" w:rsidRPr="006C670D">
        <w:rPr>
          <w:color w:val="000000" w:themeColor="text1"/>
          <w:sz w:val="24"/>
          <w:szCs w:val="24"/>
          <w:highlight w:val="white"/>
        </w:rPr>
        <w:t>o perform GWA</w:t>
      </w:r>
      <w:r w:rsidR="0005321B">
        <w:rPr>
          <w:color w:val="000000" w:themeColor="text1"/>
          <w:sz w:val="24"/>
          <w:szCs w:val="24"/>
          <w:highlight w:val="white"/>
        </w:rPr>
        <w:t xml:space="preserve"> mapping</w:t>
      </w:r>
      <w:r w:rsidR="007847BB" w:rsidRPr="006C670D">
        <w:rPr>
          <w:color w:val="000000" w:themeColor="text1"/>
          <w:sz w:val="24"/>
          <w:szCs w:val="24"/>
          <w:highlight w:val="white"/>
        </w:rPr>
        <w:t xml:space="preserve">, we needed to test propionate sensitivity </w:t>
      </w:r>
      <w:r w:rsidR="00497667" w:rsidRPr="006C670D">
        <w:rPr>
          <w:color w:val="000000" w:themeColor="text1"/>
          <w:sz w:val="24"/>
          <w:szCs w:val="24"/>
          <w:highlight w:val="white"/>
        </w:rPr>
        <w:t>across a large</w:t>
      </w:r>
      <w:r w:rsidR="007847BB" w:rsidRPr="006C670D">
        <w:rPr>
          <w:color w:val="000000" w:themeColor="text1"/>
          <w:sz w:val="24"/>
          <w:szCs w:val="24"/>
          <w:highlight w:val="white"/>
        </w:rPr>
        <w:t xml:space="preserve"> </w:t>
      </w:r>
      <w:r w:rsidR="00497667" w:rsidRPr="006C670D">
        <w:rPr>
          <w:color w:val="000000" w:themeColor="text1"/>
          <w:sz w:val="24"/>
          <w:szCs w:val="24"/>
          <w:highlight w:val="white"/>
        </w:rPr>
        <w:t xml:space="preserve">set </w:t>
      </w:r>
      <w:r w:rsidR="007847BB" w:rsidRPr="006C670D">
        <w:rPr>
          <w:color w:val="000000" w:themeColor="text1"/>
          <w:sz w:val="24"/>
          <w:szCs w:val="24"/>
          <w:highlight w:val="white"/>
        </w:rPr>
        <w:t xml:space="preserve">of wild </w:t>
      </w:r>
      <w:r w:rsidR="007847BB" w:rsidRPr="006C670D">
        <w:rPr>
          <w:i/>
          <w:color w:val="000000" w:themeColor="text1"/>
          <w:sz w:val="24"/>
          <w:szCs w:val="24"/>
          <w:highlight w:val="white"/>
        </w:rPr>
        <w:t>C. elegans</w:t>
      </w:r>
      <w:r w:rsidR="007847BB" w:rsidRPr="006C670D">
        <w:rPr>
          <w:color w:val="000000" w:themeColor="text1"/>
          <w:sz w:val="24"/>
          <w:szCs w:val="24"/>
          <w:highlight w:val="white"/>
        </w:rPr>
        <w:t xml:space="preserve"> strains.</w:t>
      </w:r>
      <w:r w:rsidR="00E50A1B" w:rsidRPr="006C670D">
        <w:rPr>
          <w:color w:val="000000" w:themeColor="text1"/>
          <w:sz w:val="24"/>
          <w:szCs w:val="24"/>
          <w:highlight w:val="white"/>
        </w:rPr>
        <w:t xml:space="preserve"> </w:t>
      </w:r>
      <w:r w:rsidR="008F1F08" w:rsidRPr="006C670D">
        <w:rPr>
          <w:color w:val="000000" w:themeColor="text1"/>
          <w:sz w:val="24"/>
          <w:szCs w:val="24"/>
          <w:highlight w:val="white"/>
        </w:rPr>
        <w:t xml:space="preserve">Propionate sensitivity assays can be noisy, in part because of slight </w:t>
      </w:r>
      <w:r w:rsidR="00874DBD" w:rsidRPr="006C670D">
        <w:rPr>
          <w:color w:val="000000" w:themeColor="text1"/>
          <w:sz w:val="24"/>
          <w:szCs w:val="24"/>
          <w:highlight w:val="white"/>
        </w:rPr>
        <w:t xml:space="preserve">differences </w:t>
      </w:r>
      <w:r w:rsidR="008F1F08" w:rsidRPr="006C670D">
        <w:rPr>
          <w:color w:val="000000" w:themeColor="text1"/>
          <w:sz w:val="24"/>
          <w:szCs w:val="24"/>
          <w:highlight w:val="white"/>
        </w:rPr>
        <w:t xml:space="preserve">in experimental </w:t>
      </w:r>
      <w:r w:rsidR="00E50A1B" w:rsidRPr="006C670D">
        <w:rPr>
          <w:color w:val="000000" w:themeColor="text1"/>
          <w:sz w:val="24"/>
          <w:szCs w:val="24"/>
          <w:highlight w:val="white"/>
        </w:rPr>
        <w:t xml:space="preserve">and environmental </w:t>
      </w:r>
      <w:r w:rsidR="008F1F08" w:rsidRPr="006C670D">
        <w:rPr>
          <w:color w:val="000000" w:themeColor="text1"/>
          <w:sz w:val="24"/>
          <w:szCs w:val="24"/>
          <w:highlight w:val="white"/>
        </w:rPr>
        <w:t>factors such as incubator and room temperature, propionate concentrations (which can change slightly due to evaporation and dilution), etc.</w:t>
      </w:r>
      <w:r w:rsidR="009E25FC" w:rsidRPr="006C670D">
        <w:rPr>
          <w:color w:val="000000" w:themeColor="text1"/>
          <w:sz w:val="24"/>
          <w:szCs w:val="24"/>
          <w:highlight w:val="white"/>
        </w:rPr>
        <w:t xml:space="preserve"> To identify the dose with the highest reproducibility, we calculated broad-sense heritability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and found 100 mM propionate to be the best dose for the GWA mapping experiment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xml:space="preserve">= 0.79) </w:t>
      </w:r>
      <w:r w:rsidR="00B54F40" w:rsidRPr="006C670D">
        <w:rPr>
          <w:color w:val="000000" w:themeColor="text1"/>
          <w:sz w:val="24"/>
          <w:szCs w:val="24"/>
        </w:rPr>
        <w:t>(</w:t>
      </w:r>
      <w:r w:rsidR="00B54F40" w:rsidRPr="006C670D">
        <w:rPr>
          <w:b/>
          <w:color w:val="000000" w:themeColor="text1"/>
          <w:sz w:val="24"/>
          <w:szCs w:val="24"/>
        </w:rPr>
        <w:t>Figure</w:t>
      </w:r>
      <w:r w:rsidR="00F9180C" w:rsidRPr="006C670D">
        <w:rPr>
          <w:b/>
          <w:color w:val="000000" w:themeColor="text1"/>
          <w:sz w:val="24"/>
          <w:szCs w:val="24"/>
        </w:rPr>
        <w:t>s</w:t>
      </w:r>
      <w:r w:rsidR="00B54F40" w:rsidRPr="006C670D">
        <w:rPr>
          <w:b/>
          <w:color w:val="000000" w:themeColor="text1"/>
          <w:sz w:val="24"/>
          <w:szCs w:val="24"/>
        </w:rPr>
        <w:t xml:space="preserve"> </w:t>
      </w:r>
      <w:r w:rsidR="00F9180C" w:rsidRPr="006C670D">
        <w:rPr>
          <w:b/>
          <w:color w:val="000000" w:themeColor="text1"/>
          <w:sz w:val="24"/>
          <w:szCs w:val="24"/>
        </w:rPr>
        <w:t>1E, 1F</w:t>
      </w:r>
      <w:r w:rsidR="00B54F40" w:rsidRPr="006C670D">
        <w:rPr>
          <w:color w:val="000000" w:themeColor="text1"/>
          <w:sz w:val="24"/>
          <w:szCs w:val="24"/>
        </w:rPr>
        <w:t>)</w:t>
      </w:r>
      <w:r w:rsidR="000869F2" w:rsidRPr="006C670D">
        <w:rPr>
          <w:color w:val="000000" w:themeColor="text1"/>
          <w:sz w:val="24"/>
          <w:szCs w:val="24"/>
        </w:rPr>
        <w:t>.</w:t>
      </w:r>
      <w:r w:rsidR="00FA68C2" w:rsidRPr="006C670D">
        <w:rPr>
          <w:color w:val="000000" w:themeColor="text1"/>
          <w:sz w:val="24"/>
          <w:szCs w:val="24"/>
        </w:rPr>
        <w:t xml:space="preserve"> </w:t>
      </w:r>
      <w:r w:rsidR="007B69E2">
        <w:rPr>
          <w:color w:val="000000" w:themeColor="text1"/>
          <w:sz w:val="24"/>
          <w:szCs w:val="24"/>
        </w:rPr>
        <w:t>Additionally</w:t>
      </w:r>
      <w:r w:rsidR="008023DE" w:rsidRPr="006C670D">
        <w:rPr>
          <w:color w:val="000000" w:themeColor="text1"/>
          <w:sz w:val="24"/>
          <w:szCs w:val="24"/>
          <w:highlight w:val="white"/>
        </w:rPr>
        <w:t>,</w:t>
      </w:r>
      <w:r w:rsidR="00874DBD" w:rsidRPr="006C670D">
        <w:rPr>
          <w:color w:val="000000" w:themeColor="text1"/>
          <w:sz w:val="24"/>
          <w:szCs w:val="24"/>
          <w:highlight w:val="white"/>
        </w:rPr>
        <w:t xml:space="preserve"> </w:t>
      </w:r>
      <w:r w:rsidR="00B54F40" w:rsidRPr="006C670D">
        <w:rPr>
          <w:color w:val="000000" w:themeColor="text1"/>
          <w:sz w:val="24"/>
          <w:szCs w:val="24"/>
          <w:highlight w:val="white"/>
        </w:rPr>
        <w:t xml:space="preserve">we performed power analysis to determine </w:t>
      </w:r>
      <w:r w:rsidR="00002C5C" w:rsidRPr="006C670D">
        <w:rPr>
          <w:color w:val="000000" w:themeColor="text1"/>
          <w:sz w:val="24"/>
          <w:szCs w:val="24"/>
          <w:highlight w:val="white"/>
        </w:rPr>
        <w:t>the</w:t>
      </w:r>
      <w:r w:rsidR="00B54F40" w:rsidRPr="006C670D">
        <w:rPr>
          <w:color w:val="000000" w:themeColor="text1"/>
          <w:sz w:val="24"/>
          <w:szCs w:val="24"/>
          <w:highlight w:val="white"/>
        </w:rPr>
        <w:t xml:space="preserve"> number of replicate</w:t>
      </w:r>
      <w:r w:rsidR="00002C5C" w:rsidRPr="006C670D">
        <w:rPr>
          <w:color w:val="000000" w:themeColor="text1"/>
          <w:sz w:val="24"/>
          <w:szCs w:val="24"/>
          <w:highlight w:val="white"/>
        </w:rPr>
        <w:t xml:space="preserve"> experiments that needed to be performed</w:t>
      </w:r>
      <w:r w:rsidR="00B54F40" w:rsidRPr="006C670D">
        <w:rPr>
          <w:color w:val="000000" w:themeColor="text1"/>
          <w:sz w:val="24"/>
          <w:szCs w:val="24"/>
          <w:highlight w:val="white"/>
        </w:rPr>
        <w:t xml:space="preserve"> prior to </w:t>
      </w:r>
      <w:r w:rsidR="00002C5C" w:rsidRPr="006C670D">
        <w:rPr>
          <w:color w:val="000000" w:themeColor="text1"/>
          <w:sz w:val="24"/>
          <w:szCs w:val="24"/>
          <w:highlight w:val="white"/>
        </w:rPr>
        <w:t>testing</w:t>
      </w:r>
      <w:r w:rsidR="00B54F40" w:rsidRPr="006C670D">
        <w:rPr>
          <w:color w:val="000000" w:themeColor="text1"/>
          <w:sz w:val="24"/>
          <w:szCs w:val="24"/>
          <w:highlight w:val="white"/>
        </w:rPr>
        <w:t xml:space="preserve"> a large number of </w:t>
      </w:r>
      <w:r w:rsidR="00002C5C" w:rsidRPr="006C670D">
        <w:rPr>
          <w:color w:val="000000" w:themeColor="text1"/>
          <w:sz w:val="24"/>
          <w:szCs w:val="24"/>
          <w:highlight w:val="white"/>
        </w:rPr>
        <w:t>wild strains</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We</w:t>
      </w:r>
      <w:r w:rsidR="00B54F40" w:rsidRPr="006C670D">
        <w:rPr>
          <w:color w:val="000000" w:themeColor="text1"/>
          <w:sz w:val="24"/>
          <w:szCs w:val="24"/>
          <w:highlight w:val="white"/>
        </w:rPr>
        <w:t xml:space="preserve"> found that </w:t>
      </w:r>
      <w:r w:rsidR="00002C5C" w:rsidRPr="006C670D">
        <w:rPr>
          <w:color w:val="000000" w:themeColor="text1"/>
          <w:sz w:val="24"/>
          <w:szCs w:val="24"/>
          <w:highlight w:val="white"/>
        </w:rPr>
        <w:t xml:space="preserve">five independent experiments, each with </w:t>
      </w:r>
      <w:r w:rsidR="00B54F40" w:rsidRPr="006C670D">
        <w:rPr>
          <w:color w:val="000000" w:themeColor="text1"/>
          <w:sz w:val="24"/>
          <w:szCs w:val="24"/>
          <w:highlight w:val="white"/>
        </w:rPr>
        <w:t>four technical replicates</w:t>
      </w:r>
      <w:r w:rsidR="00002C5C" w:rsidRPr="006C670D">
        <w:rPr>
          <w:color w:val="000000" w:themeColor="text1"/>
          <w:sz w:val="24"/>
          <w:szCs w:val="24"/>
          <w:highlight w:val="white"/>
        </w:rPr>
        <w:t>,</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would give us</w:t>
      </w:r>
      <w:r w:rsidR="00B54F40" w:rsidRPr="006C670D">
        <w:rPr>
          <w:color w:val="000000" w:themeColor="text1"/>
          <w:sz w:val="24"/>
          <w:szCs w:val="24"/>
          <w:highlight w:val="white"/>
        </w:rPr>
        <w:t xml:space="preserve"> 80% power to detect a 20% difference in propionate </w:t>
      </w:r>
      <w:r w:rsidR="00002C5C" w:rsidRPr="006C670D">
        <w:rPr>
          <w:color w:val="000000" w:themeColor="text1"/>
          <w:sz w:val="24"/>
          <w:szCs w:val="24"/>
          <w:highlight w:val="white"/>
        </w:rPr>
        <w:t>sensitivity</w:t>
      </w:r>
      <w:r w:rsidR="00B54F40" w:rsidRPr="006C670D">
        <w:rPr>
          <w:color w:val="000000" w:themeColor="text1"/>
          <w:sz w:val="24"/>
          <w:szCs w:val="24"/>
          <w:highlight w:val="white"/>
        </w:rPr>
        <w:t xml:space="preserve"> (</w:t>
      </w:r>
      <w:r w:rsidR="00002C5C" w:rsidRPr="006C670D">
        <w:rPr>
          <w:b/>
          <w:color w:val="000000" w:themeColor="text1"/>
          <w:sz w:val="24"/>
          <w:szCs w:val="24"/>
        </w:rPr>
        <w:t>Figure S</w:t>
      </w:r>
      <w:r w:rsidR="00CB057F" w:rsidRPr="006C670D">
        <w:rPr>
          <w:b/>
          <w:color w:val="000000" w:themeColor="text1"/>
          <w:sz w:val="24"/>
          <w:szCs w:val="24"/>
        </w:rPr>
        <w:t>1</w:t>
      </w:r>
      <w:r w:rsidR="00B54F40" w:rsidRPr="006C670D">
        <w:rPr>
          <w:color w:val="000000" w:themeColor="text1"/>
          <w:sz w:val="24"/>
          <w:szCs w:val="24"/>
        </w:rPr>
        <w:t>)</w:t>
      </w:r>
      <w:r w:rsidR="00B54F40" w:rsidRPr="006C670D">
        <w:rPr>
          <w:color w:val="000000" w:themeColor="text1"/>
          <w:sz w:val="24"/>
          <w:szCs w:val="24"/>
          <w:highlight w:val="white"/>
        </w:rPr>
        <w:t>.</w:t>
      </w:r>
    </w:p>
    <w:p w14:paraId="3E913E16" w14:textId="77777777" w:rsidR="008E4D25" w:rsidRPr="006C670D" w:rsidRDefault="008E4D25" w:rsidP="008E4D25">
      <w:pPr>
        <w:spacing w:line="480" w:lineRule="auto"/>
        <w:jc w:val="both"/>
        <w:rPr>
          <w:b/>
          <w:color w:val="0070C0"/>
          <w:sz w:val="24"/>
          <w:szCs w:val="24"/>
          <w:highlight w:val="white"/>
        </w:rPr>
      </w:pPr>
    </w:p>
    <w:p w14:paraId="6507B14D" w14:textId="70975C54" w:rsidR="008E4D25" w:rsidRPr="006C670D" w:rsidRDefault="00382591" w:rsidP="008E4D25">
      <w:pPr>
        <w:spacing w:line="480" w:lineRule="auto"/>
        <w:jc w:val="both"/>
        <w:rPr>
          <w:b/>
          <w:color w:val="000000" w:themeColor="text1"/>
          <w:sz w:val="24"/>
          <w:szCs w:val="24"/>
          <w:highlight w:val="white"/>
        </w:rPr>
      </w:pPr>
      <w:r w:rsidRPr="006C670D">
        <w:rPr>
          <w:b/>
          <w:color w:val="000000" w:themeColor="text1"/>
          <w:sz w:val="24"/>
          <w:szCs w:val="24"/>
          <w:highlight w:val="white"/>
        </w:rPr>
        <w:t>Five</w:t>
      </w:r>
      <w:r w:rsidR="00A8645C" w:rsidRPr="006C670D">
        <w:rPr>
          <w:b/>
          <w:color w:val="000000" w:themeColor="text1"/>
          <w:sz w:val="24"/>
          <w:szCs w:val="24"/>
          <w:highlight w:val="white"/>
        </w:rPr>
        <w:t xml:space="preserve"> genomic l</w:t>
      </w:r>
      <w:r w:rsidR="008E4D25" w:rsidRPr="006C670D">
        <w:rPr>
          <w:b/>
          <w:color w:val="000000" w:themeColor="text1"/>
          <w:sz w:val="24"/>
          <w:szCs w:val="24"/>
          <w:highlight w:val="white"/>
        </w:rPr>
        <w:t xml:space="preserve">oci </w:t>
      </w:r>
      <w:r w:rsidR="00A8645C" w:rsidRPr="006C670D">
        <w:rPr>
          <w:b/>
          <w:color w:val="000000" w:themeColor="text1"/>
          <w:sz w:val="24"/>
          <w:szCs w:val="24"/>
          <w:highlight w:val="white"/>
        </w:rPr>
        <w:t>m</w:t>
      </w:r>
      <w:r w:rsidR="00BA4C86" w:rsidRPr="006C670D">
        <w:rPr>
          <w:b/>
          <w:color w:val="000000" w:themeColor="text1"/>
          <w:sz w:val="24"/>
          <w:szCs w:val="24"/>
          <w:highlight w:val="white"/>
        </w:rPr>
        <w:t>odify</w:t>
      </w:r>
      <w:r w:rsidR="008E4D25" w:rsidRPr="006C670D">
        <w:rPr>
          <w:b/>
          <w:color w:val="000000" w:themeColor="text1"/>
          <w:sz w:val="24"/>
          <w:szCs w:val="24"/>
          <w:highlight w:val="white"/>
        </w:rPr>
        <w:t xml:space="preserve"> </w:t>
      </w:r>
      <w:r w:rsidR="00A8645C" w:rsidRPr="006C670D">
        <w:rPr>
          <w:b/>
          <w:color w:val="000000" w:themeColor="text1"/>
          <w:sz w:val="24"/>
          <w:szCs w:val="24"/>
          <w:highlight w:val="white"/>
        </w:rPr>
        <w:t>sensitivity to p</w:t>
      </w:r>
      <w:r w:rsidR="008E4D25" w:rsidRPr="006C670D">
        <w:rPr>
          <w:b/>
          <w:color w:val="000000" w:themeColor="text1"/>
          <w:sz w:val="24"/>
          <w:szCs w:val="24"/>
          <w:highlight w:val="white"/>
        </w:rPr>
        <w:t xml:space="preserve">ropionate </w:t>
      </w:r>
      <w:r w:rsidR="00A8645C" w:rsidRPr="006C670D">
        <w:rPr>
          <w:b/>
          <w:color w:val="000000" w:themeColor="text1"/>
          <w:sz w:val="24"/>
          <w:szCs w:val="24"/>
          <w:highlight w:val="white"/>
        </w:rPr>
        <w:t xml:space="preserve">across the </w:t>
      </w:r>
      <w:r w:rsidR="00A8645C" w:rsidRPr="006C670D">
        <w:rPr>
          <w:b/>
          <w:i/>
          <w:color w:val="000000" w:themeColor="text1"/>
          <w:sz w:val="24"/>
          <w:szCs w:val="24"/>
          <w:highlight w:val="white"/>
        </w:rPr>
        <w:t xml:space="preserve">C. elegans </w:t>
      </w:r>
      <w:r w:rsidR="00A8645C" w:rsidRPr="006C670D">
        <w:rPr>
          <w:b/>
          <w:color w:val="000000" w:themeColor="text1"/>
          <w:sz w:val="24"/>
          <w:szCs w:val="24"/>
          <w:highlight w:val="white"/>
        </w:rPr>
        <w:t>population</w:t>
      </w:r>
    </w:p>
    <w:p w14:paraId="21B5EA22" w14:textId="5210AE1C" w:rsidR="008E4D25" w:rsidRPr="006C670D" w:rsidRDefault="008E4D25" w:rsidP="00173DCF">
      <w:pPr>
        <w:spacing w:line="480" w:lineRule="auto"/>
        <w:jc w:val="both"/>
        <w:rPr>
          <w:color w:val="000000" w:themeColor="text1"/>
          <w:sz w:val="24"/>
          <w:szCs w:val="24"/>
          <w:highlight w:val="white"/>
        </w:rPr>
      </w:pPr>
      <w:r w:rsidRPr="006C670D">
        <w:rPr>
          <w:color w:val="000000" w:themeColor="text1"/>
          <w:sz w:val="24"/>
          <w:szCs w:val="24"/>
          <w:highlight w:val="white"/>
        </w:rPr>
        <w:lastRenderedPageBreak/>
        <w:t xml:space="preserve">To identify the genetic basis of propionate response variation in </w:t>
      </w:r>
      <w:r w:rsidRPr="006C670D">
        <w:rPr>
          <w:i/>
          <w:color w:val="000000" w:themeColor="text1"/>
          <w:sz w:val="24"/>
          <w:szCs w:val="24"/>
          <w:highlight w:val="white"/>
        </w:rPr>
        <w:t>C. elegans</w:t>
      </w:r>
      <w:r w:rsidRPr="006C670D">
        <w:rPr>
          <w:color w:val="000000" w:themeColor="text1"/>
          <w:sz w:val="24"/>
          <w:szCs w:val="24"/>
          <w:highlight w:val="white"/>
        </w:rPr>
        <w:t xml:space="preserve">, we exposed </w:t>
      </w:r>
      <w:r w:rsidR="00FA50AB" w:rsidRPr="006C670D">
        <w:rPr>
          <w:color w:val="000000" w:themeColor="text1"/>
          <w:sz w:val="24"/>
          <w:szCs w:val="24"/>
          <w:highlight w:val="white"/>
        </w:rPr>
        <w:t xml:space="preserve">133 </w:t>
      </w:r>
      <w:r w:rsidRPr="006C670D">
        <w:rPr>
          <w:color w:val="000000" w:themeColor="text1"/>
          <w:sz w:val="24"/>
          <w:szCs w:val="24"/>
          <w:highlight w:val="white"/>
        </w:rPr>
        <w:t>wild strains to 100 mM propionate</w:t>
      </w:r>
      <w:r w:rsidR="005B14F6" w:rsidRPr="006C670D">
        <w:rPr>
          <w:color w:val="000000" w:themeColor="text1"/>
          <w:sz w:val="24"/>
          <w:szCs w:val="24"/>
          <w:highlight w:val="white"/>
        </w:rPr>
        <w:t xml:space="preserve"> and measured L1 survival</w:t>
      </w:r>
      <w:r w:rsidR="00BB3EAB" w:rsidRPr="006C670D">
        <w:rPr>
          <w:color w:val="000000" w:themeColor="text1"/>
          <w:sz w:val="24"/>
          <w:szCs w:val="24"/>
          <w:highlight w:val="white"/>
        </w:rPr>
        <w:t xml:space="preserve"> (</w:t>
      </w:r>
      <w:r w:rsidR="0062025E" w:rsidRPr="006C670D">
        <w:rPr>
          <w:b/>
          <w:color w:val="000000" w:themeColor="text1"/>
          <w:sz w:val="24"/>
          <w:szCs w:val="24"/>
        </w:rPr>
        <w:t>Table S</w:t>
      </w:r>
      <w:r w:rsidR="003D5304">
        <w:rPr>
          <w:b/>
          <w:color w:val="000000" w:themeColor="text1"/>
          <w:sz w:val="24"/>
          <w:szCs w:val="24"/>
        </w:rPr>
        <w:t>3</w:t>
      </w:r>
      <w:r w:rsidR="00BB3EAB" w:rsidRPr="006C670D">
        <w:rPr>
          <w:color w:val="000000" w:themeColor="text1"/>
          <w:sz w:val="24"/>
          <w:szCs w:val="24"/>
          <w:highlight w:val="white"/>
        </w:rPr>
        <w:t>)</w:t>
      </w:r>
      <w:r w:rsidRPr="006C670D">
        <w:rPr>
          <w:color w:val="000000" w:themeColor="text1"/>
          <w:sz w:val="24"/>
          <w:szCs w:val="24"/>
          <w:highlight w:val="white"/>
        </w:rPr>
        <w:t xml:space="preserve">. </w:t>
      </w:r>
      <w:r w:rsidR="0051589A" w:rsidRPr="006C670D">
        <w:rPr>
          <w:color w:val="000000" w:themeColor="text1"/>
          <w:sz w:val="24"/>
          <w:szCs w:val="24"/>
          <w:highlight w:val="white"/>
        </w:rPr>
        <w:t xml:space="preserve">We tested the strains in three batches and </w:t>
      </w:r>
      <w:r w:rsidR="00E13B26" w:rsidRPr="006C670D">
        <w:rPr>
          <w:color w:val="000000" w:themeColor="text1"/>
          <w:sz w:val="24"/>
          <w:szCs w:val="24"/>
          <w:highlight w:val="white"/>
        </w:rPr>
        <w:t xml:space="preserve">included </w:t>
      </w:r>
      <w:r w:rsidR="0051589A" w:rsidRPr="006C670D">
        <w:rPr>
          <w:color w:val="000000" w:themeColor="text1"/>
          <w:sz w:val="24"/>
          <w:szCs w:val="24"/>
          <w:highlight w:val="white"/>
        </w:rPr>
        <w:t xml:space="preserve">six strains in every batch to control </w:t>
      </w:r>
      <w:r w:rsidR="001F3270" w:rsidRPr="006C670D">
        <w:rPr>
          <w:color w:val="000000" w:themeColor="text1"/>
          <w:sz w:val="24"/>
          <w:szCs w:val="24"/>
          <w:highlight w:val="white"/>
        </w:rPr>
        <w:t xml:space="preserve">for potential </w:t>
      </w:r>
      <w:r w:rsidR="0051589A" w:rsidRPr="006C670D">
        <w:rPr>
          <w:color w:val="000000" w:themeColor="text1"/>
          <w:sz w:val="24"/>
          <w:szCs w:val="24"/>
          <w:highlight w:val="white"/>
        </w:rPr>
        <w:t>batch effect</w:t>
      </w:r>
      <w:r w:rsidR="001F3270" w:rsidRPr="006C670D">
        <w:rPr>
          <w:color w:val="000000" w:themeColor="text1"/>
          <w:sz w:val="24"/>
          <w:szCs w:val="24"/>
          <w:highlight w:val="white"/>
        </w:rPr>
        <w:t>s</w:t>
      </w:r>
      <w:r w:rsidR="0051589A" w:rsidRPr="006C670D">
        <w:rPr>
          <w:color w:val="000000" w:themeColor="text1"/>
          <w:sz w:val="24"/>
          <w:szCs w:val="24"/>
          <w:highlight w:val="white"/>
        </w:rPr>
        <w:t xml:space="preserve"> (</w:t>
      </w:r>
      <w:r w:rsidR="0051589A" w:rsidRPr="006C670D">
        <w:rPr>
          <w:b/>
          <w:color w:val="000000" w:themeColor="text1"/>
          <w:sz w:val="24"/>
          <w:szCs w:val="24"/>
        </w:rPr>
        <w:t>Figure S2</w:t>
      </w:r>
      <w:r w:rsidR="0051589A" w:rsidRPr="006C670D">
        <w:rPr>
          <w:color w:val="000000" w:themeColor="text1"/>
          <w:sz w:val="24"/>
          <w:szCs w:val="24"/>
          <w:highlight w:val="white"/>
        </w:rPr>
        <w:t xml:space="preserve">). </w:t>
      </w:r>
      <w:r w:rsidRPr="006C670D">
        <w:rPr>
          <w:color w:val="000000" w:themeColor="text1"/>
          <w:sz w:val="24"/>
          <w:szCs w:val="24"/>
          <w:highlight w:val="white"/>
        </w:rPr>
        <w:t xml:space="preserve">We </w:t>
      </w:r>
      <w:r w:rsidR="00CB057F" w:rsidRPr="006C670D">
        <w:rPr>
          <w:color w:val="000000" w:themeColor="text1"/>
          <w:sz w:val="24"/>
          <w:szCs w:val="24"/>
          <w:highlight w:val="white"/>
        </w:rPr>
        <w:t xml:space="preserve">observed a broad range of propionate sensitivities </w:t>
      </w:r>
      <w:r w:rsidRPr="006C670D">
        <w:rPr>
          <w:color w:val="000000" w:themeColor="text1"/>
          <w:sz w:val="24"/>
          <w:szCs w:val="24"/>
          <w:highlight w:val="white"/>
        </w:rPr>
        <w:t>(</w:t>
      </w:r>
      <w:r w:rsidRPr="006C670D">
        <w:rPr>
          <w:b/>
          <w:color w:val="000000" w:themeColor="text1"/>
          <w:sz w:val="24"/>
          <w:szCs w:val="24"/>
          <w:highlight w:val="white"/>
        </w:rPr>
        <w:t>Figure 2A</w:t>
      </w:r>
      <w:r w:rsidRPr="006C670D">
        <w:rPr>
          <w:color w:val="000000" w:themeColor="text1"/>
          <w:sz w:val="24"/>
          <w:szCs w:val="24"/>
          <w:highlight w:val="white"/>
        </w:rPr>
        <w:t xml:space="preserve">). </w:t>
      </w:r>
      <w:r w:rsidR="00173DCF" w:rsidRPr="006C670D">
        <w:rPr>
          <w:color w:val="000000" w:themeColor="text1"/>
          <w:sz w:val="24"/>
          <w:szCs w:val="24"/>
          <w:highlight w:val="white"/>
        </w:rPr>
        <w:t xml:space="preserve">Next, </w:t>
      </w:r>
      <w:ins w:id="0" w:author="Stefan Zdraljevic" w:date="2020-01-28T10:43:00Z">
        <w:r w:rsidR="003D5304">
          <w:rPr>
            <w:color w:val="000000" w:themeColor="text1"/>
            <w:sz w:val="24"/>
            <w:szCs w:val="24"/>
            <w:highlight w:val="white"/>
          </w:rPr>
          <w:t>using whole-genome sequence data (</w:t>
        </w:r>
      </w:ins>
      <w:ins w:id="1" w:author="Stefan Zdraljevic" w:date="2020-01-28T10:44:00Z">
        <w:r w:rsidR="003D5304" w:rsidRPr="006C670D">
          <w:rPr>
            <w:b/>
            <w:color w:val="000000" w:themeColor="text1"/>
            <w:sz w:val="24"/>
            <w:szCs w:val="24"/>
          </w:rPr>
          <w:t>Table S</w:t>
        </w:r>
        <w:r w:rsidR="003D5304">
          <w:rPr>
            <w:b/>
            <w:color w:val="000000" w:themeColor="text1"/>
            <w:sz w:val="24"/>
            <w:szCs w:val="24"/>
          </w:rPr>
          <w:t>4</w:t>
        </w:r>
        <w:r w:rsidR="003D5304">
          <w:rPr>
            <w:color w:val="000000" w:themeColor="text1"/>
            <w:sz w:val="24"/>
            <w:szCs w:val="24"/>
            <w:highlight w:val="white"/>
          </w:rPr>
          <w:t xml:space="preserve">) and </w:t>
        </w:r>
      </w:ins>
      <w:ins w:id="2" w:author="Stefan Zdraljevic" w:date="2020-01-28T10:45:00Z">
        <w:r w:rsidR="003D5304">
          <w:rPr>
            <w:color w:val="000000" w:themeColor="text1"/>
            <w:sz w:val="24"/>
            <w:szCs w:val="24"/>
            <w:highlight w:val="white"/>
          </w:rPr>
          <w:t xml:space="preserve">the </w:t>
        </w:r>
      </w:ins>
      <w:ins w:id="3" w:author="Stefan Zdraljevic" w:date="2020-01-28T10:44:00Z">
        <w:r w:rsidR="003D5304">
          <w:rPr>
            <w:color w:val="000000" w:themeColor="text1"/>
            <w:sz w:val="24"/>
            <w:szCs w:val="24"/>
            <w:highlight w:val="white"/>
          </w:rPr>
          <w:t xml:space="preserve">L1 survival </w:t>
        </w:r>
      </w:ins>
      <w:ins w:id="4" w:author="Stefan Zdraljevic" w:date="2020-01-28T10:45:00Z">
        <w:r w:rsidR="003D5304">
          <w:rPr>
            <w:color w:val="000000" w:themeColor="text1"/>
            <w:sz w:val="24"/>
            <w:szCs w:val="24"/>
            <w:highlight w:val="white"/>
          </w:rPr>
          <w:t xml:space="preserve">phenotype, </w:t>
        </w:r>
      </w:ins>
      <w:r w:rsidR="00173DCF" w:rsidRPr="006C670D">
        <w:rPr>
          <w:color w:val="000000" w:themeColor="text1"/>
          <w:sz w:val="24"/>
          <w:szCs w:val="24"/>
          <w:highlight w:val="white"/>
        </w:rPr>
        <w:t>w</w:t>
      </w:r>
      <w:r w:rsidRPr="006C670D">
        <w:rPr>
          <w:color w:val="000000" w:themeColor="text1"/>
          <w:sz w:val="24"/>
          <w:szCs w:val="24"/>
          <w:highlight w:val="white"/>
        </w:rPr>
        <w:t xml:space="preserve">e performed GWA mapping </w:t>
      </w:r>
      <w:del w:id="5" w:author="Stefan Zdraljevic" w:date="2020-01-28T10:45:00Z">
        <w:r w:rsidR="00382591" w:rsidRPr="006C670D" w:rsidDel="003D5304">
          <w:rPr>
            <w:color w:val="000000" w:themeColor="text1"/>
            <w:sz w:val="24"/>
            <w:szCs w:val="24"/>
            <w:highlight w:val="white"/>
          </w:rPr>
          <w:delText>using these data</w:delText>
        </w:r>
        <w:r w:rsidRPr="006C670D" w:rsidDel="003D5304">
          <w:rPr>
            <w:color w:val="000000" w:themeColor="text1"/>
            <w:sz w:val="24"/>
            <w:szCs w:val="24"/>
            <w:highlight w:val="white"/>
          </w:rPr>
          <w:delText xml:space="preserve"> </w:delText>
        </w:r>
      </w:del>
      <w:r w:rsidRPr="006C670D">
        <w:rPr>
          <w:color w:val="000000" w:themeColor="text1"/>
          <w:sz w:val="24"/>
          <w:szCs w:val="24"/>
          <w:highlight w:val="white"/>
        </w:rPr>
        <w:t>and identified five QTL that were above the Bonferroni-corrected significance threshold (</w:t>
      </w:r>
      <w:r w:rsidRPr="006C670D">
        <w:rPr>
          <w:b/>
          <w:color w:val="000000" w:themeColor="text1"/>
          <w:sz w:val="24"/>
          <w:szCs w:val="24"/>
          <w:highlight w:val="white"/>
        </w:rPr>
        <w:t>Figure 2B</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II: </w:t>
      </w:r>
      <w:r w:rsidRPr="006C670D">
        <w:rPr>
          <w:color w:val="000000" w:themeColor="text1"/>
          <w:sz w:val="24"/>
          <w:szCs w:val="24"/>
          <w:highlight w:val="white"/>
        </w:rPr>
        <w:t>(II:1880662-1993488, II:13859466-13979658</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V: (V:3213649-4284434, V:19229887-19390858); and one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X: (X:9987812-10370303), </w:t>
      </w:r>
      <w:r w:rsidR="003470E2" w:rsidRPr="006C670D">
        <w:rPr>
          <w:color w:val="000000" w:themeColor="text1"/>
          <w:sz w:val="24"/>
          <w:szCs w:val="24"/>
          <w:highlight w:val="white"/>
        </w:rPr>
        <w:t xml:space="preserve">coordinates are </w:t>
      </w:r>
      <w:r w:rsidR="00A55C47" w:rsidRPr="006C670D">
        <w:rPr>
          <w:color w:val="000000" w:themeColor="text1"/>
          <w:sz w:val="24"/>
          <w:szCs w:val="24"/>
          <w:highlight w:val="white"/>
        </w:rPr>
        <w:t>from</w:t>
      </w:r>
      <w:r w:rsidR="003470E2" w:rsidRPr="006C670D">
        <w:rPr>
          <w:color w:val="000000" w:themeColor="text1"/>
          <w:sz w:val="24"/>
          <w:szCs w:val="24"/>
          <w:highlight w:val="white"/>
        </w:rPr>
        <w:t xml:space="preserve"> WS245</w:t>
      </w:r>
      <w:r w:rsidR="0067537E" w:rsidRPr="006C670D">
        <w:rPr>
          <w:color w:val="000000" w:themeColor="text1"/>
          <w:sz w:val="24"/>
          <w:szCs w:val="24"/>
          <w:highlight w:val="white"/>
        </w:rPr>
        <w:t>)</w:t>
      </w:r>
      <w:r w:rsidRPr="006C670D">
        <w:rPr>
          <w:color w:val="000000" w:themeColor="text1"/>
          <w:sz w:val="24"/>
          <w:szCs w:val="24"/>
          <w:highlight w:val="white"/>
        </w:rPr>
        <w:t xml:space="preserve">. To test the independence of these QTL, we calculated the pairwise linkage disequilibrium (LD) between each of the peak QTL </w:t>
      </w:r>
      <w:r w:rsidRPr="006C670D">
        <w:rPr>
          <w:color w:val="000000" w:themeColor="text1"/>
          <w:sz w:val="24"/>
          <w:szCs w:val="24"/>
        </w:rPr>
        <w:t>markers (</w:t>
      </w:r>
      <w:r w:rsidRPr="006C670D">
        <w:rPr>
          <w:b/>
          <w:color w:val="000000" w:themeColor="text1"/>
          <w:sz w:val="24"/>
          <w:szCs w:val="24"/>
        </w:rPr>
        <w:t xml:space="preserve">Figure </w:t>
      </w:r>
      <w:r w:rsidR="00173DCF" w:rsidRPr="006C670D">
        <w:rPr>
          <w:b/>
          <w:color w:val="000000" w:themeColor="text1"/>
          <w:sz w:val="24"/>
          <w:szCs w:val="24"/>
        </w:rPr>
        <w:t>S</w:t>
      </w:r>
      <w:r w:rsidRPr="006C670D">
        <w:rPr>
          <w:b/>
          <w:color w:val="000000" w:themeColor="text1"/>
          <w:sz w:val="24"/>
          <w:szCs w:val="24"/>
        </w:rPr>
        <w:t>3 - LD</w:t>
      </w:r>
      <w:r w:rsidRPr="006C670D">
        <w:rPr>
          <w:color w:val="000000" w:themeColor="text1"/>
          <w:sz w:val="24"/>
          <w:szCs w:val="24"/>
          <w:highlight w:val="white"/>
        </w:rPr>
        <w:t xml:space="preserve">). We observed low levels of LD for </w:t>
      </w:r>
      <w:r w:rsidR="00E13B26" w:rsidRPr="006C670D">
        <w:rPr>
          <w:color w:val="000000" w:themeColor="text1"/>
          <w:sz w:val="24"/>
          <w:szCs w:val="24"/>
          <w:highlight w:val="white"/>
        </w:rPr>
        <w:t>the</w:t>
      </w:r>
      <w:r w:rsidRPr="006C670D">
        <w:rPr>
          <w:color w:val="000000" w:themeColor="text1"/>
          <w:sz w:val="24"/>
          <w:szCs w:val="24"/>
          <w:highlight w:val="white"/>
        </w:rPr>
        <w:t xml:space="preserve"> majority of QTL pairs, with the exception of the two QTL on chromosome V (</w:t>
      </w:r>
      <w:r w:rsidRPr="006C670D">
        <w:rPr>
          <w:i/>
          <w:color w:val="000000" w:themeColor="text1"/>
          <w:sz w:val="24"/>
          <w:szCs w:val="24"/>
          <w:highlight w:val="white"/>
        </w:rPr>
        <w:t>r</w:t>
      </w:r>
      <w:r w:rsidRPr="006C670D">
        <w:rPr>
          <w:i/>
          <w:color w:val="000000" w:themeColor="text1"/>
          <w:sz w:val="24"/>
          <w:szCs w:val="24"/>
          <w:highlight w:val="white"/>
          <w:vertAlign w:val="superscript"/>
        </w:rPr>
        <w:t>2</w:t>
      </w:r>
      <w:r w:rsidRPr="006C670D">
        <w:rPr>
          <w:color w:val="000000" w:themeColor="text1"/>
          <w:sz w:val="24"/>
          <w:szCs w:val="24"/>
          <w:highlight w:val="white"/>
        </w:rPr>
        <w:t xml:space="preserve"> = 0.87, peak markers - V:3929669 and V:19356375)</w:t>
      </w:r>
      <w:r w:rsidR="0067537E" w:rsidRPr="006C670D">
        <w:rPr>
          <w:color w:val="000000" w:themeColor="text1"/>
          <w:sz w:val="24"/>
          <w:szCs w:val="24"/>
          <w:highlight w:val="white"/>
        </w:rPr>
        <w:t>, suggesting that these two QTL might not be independent</w:t>
      </w:r>
      <w:r w:rsidRPr="006C670D">
        <w:rPr>
          <w:color w:val="000000" w:themeColor="text1"/>
          <w:sz w:val="24"/>
          <w:szCs w:val="24"/>
          <w:highlight w:val="white"/>
        </w:rPr>
        <w:t xml:space="preserve">. Because multiple QTL were associated with propionate sensitivity, it was difficult to </w:t>
      </w:r>
      <w:r w:rsidR="00173DCF" w:rsidRPr="006C670D">
        <w:rPr>
          <w:color w:val="000000" w:themeColor="text1"/>
          <w:sz w:val="24"/>
          <w:szCs w:val="24"/>
          <w:highlight w:val="white"/>
        </w:rPr>
        <w:t>decide which</w:t>
      </w:r>
      <w:r w:rsidRPr="006C670D">
        <w:rPr>
          <w:color w:val="000000" w:themeColor="text1"/>
          <w:sz w:val="24"/>
          <w:szCs w:val="24"/>
          <w:highlight w:val="white"/>
        </w:rPr>
        <w:t xml:space="preserve"> QTL to characterize </w:t>
      </w:r>
      <w:r w:rsidR="00352CD0" w:rsidRPr="006C670D">
        <w:rPr>
          <w:color w:val="000000" w:themeColor="text1"/>
          <w:sz w:val="24"/>
          <w:szCs w:val="24"/>
          <w:highlight w:val="white"/>
        </w:rPr>
        <w:t>in more detail</w:t>
      </w:r>
      <w:r w:rsidRPr="006C670D">
        <w:rPr>
          <w:color w:val="000000" w:themeColor="text1"/>
          <w:sz w:val="24"/>
          <w:szCs w:val="24"/>
          <w:highlight w:val="white"/>
        </w:rPr>
        <w:t xml:space="preserve">. Therefore, we </w:t>
      </w:r>
      <w:r w:rsidR="00E20EE6" w:rsidRPr="006C670D">
        <w:rPr>
          <w:color w:val="000000" w:themeColor="text1"/>
          <w:sz w:val="24"/>
          <w:szCs w:val="24"/>
          <w:highlight w:val="white"/>
        </w:rPr>
        <w:t>used</w:t>
      </w:r>
      <w:r w:rsidRPr="006C670D">
        <w:rPr>
          <w:color w:val="000000" w:themeColor="text1"/>
          <w:sz w:val="24"/>
          <w:szCs w:val="24"/>
        </w:rPr>
        <w:t xml:space="preserve"> the sequence kernel association test (SKAT), which </w:t>
      </w:r>
      <w:r w:rsidR="0067537E" w:rsidRPr="006C670D">
        <w:rPr>
          <w:color w:val="000000" w:themeColor="text1"/>
          <w:sz w:val="24"/>
          <w:szCs w:val="24"/>
        </w:rPr>
        <w:t>tests</w:t>
      </w:r>
      <w:r w:rsidRPr="006C670D">
        <w:rPr>
          <w:color w:val="000000" w:themeColor="text1"/>
          <w:sz w:val="24"/>
          <w:szCs w:val="24"/>
        </w:rPr>
        <w:t xml:space="preserve"> an association</w:t>
      </w:r>
      <w:r w:rsidR="00E20EE6" w:rsidRPr="006C670D">
        <w:rPr>
          <w:color w:val="000000" w:themeColor="text1"/>
          <w:sz w:val="24"/>
          <w:szCs w:val="24"/>
        </w:rPr>
        <w:t xml:space="preserve"> between</w:t>
      </w:r>
      <w:r w:rsidRPr="006C670D">
        <w:rPr>
          <w:color w:val="000000" w:themeColor="text1"/>
          <w:sz w:val="24"/>
          <w:szCs w:val="24"/>
        </w:rPr>
        <w:t xml:space="preserve"> </w:t>
      </w:r>
      <w:r w:rsidR="00E20EE6" w:rsidRPr="006C670D">
        <w:rPr>
          <w:color w:val="000000" w:themeColor="text1"/>
          <w:sz w:val="24"/>
          <w:szCs w:val="24"/>
        </w:rPr>
        <w:t>the phenotype of interest and</w:t>
      </w:r>
      <w:r w:rsidRPr="006C670D">
        <w:rPr>
          <w:color w:val="000000" w:themeColor="text1"/>
          <w:sz w:val="24"/>
          <w:szCs w:val="24"/>
        </w:rPr>
        <w:t xml:space="preserve"> the cumulative variation on a gene-by-gene basis</w:t>
      </w:r>
      <w:r w:rsidR="00E20EE6"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&lt;EndNote&gt;&lt;Cite&gt;&lt;Author&gt;Wu&lt;/Author&gt;&lt;Year&gt;2011&lt;/Year&gt;&lt;RecNum&gt;3599&lt;/RecNum&gt;&lt;DisplayText&gt;[34]&lt;/DisplayText&gt;&lt;record&gt;&lt;rec-number&gt;3599&lt;/rec-number&gt;&lt;foreign-keys&gt;&lt;key app="EN" db-id="tfwxtpvvivxzfve50ee5x95y0afzp9xf0s5p" timestamp="1573587632"&gt;3599&lt;/key&gt;&lt;/foreign-keys&gt;&lt;ref-type name="Journal Article"&gt;17&lt;/ref-type&gt;&lt;contributors&gt;&lt;authors&gt;&lt;author&gt;Wu, M. C.&lt;/author&gt;&lt;author&gt;Lee, S.&lt;/author&gt;&lt;author&gt;Cai, T.&lt;/author&gt;&lt;author&gt;Li, Y.&lt;/author&gt;&lt;author&gt;Boehnke, M.&lt;/author&gt;&lt;author&gt;Lin, X.&lt;/author&gt;&lt;/authors&gt;&lt;/contributors&gt;&lt;auth-address&gt;Department of Biostatistics, The University of North Carolina at Chapel Hill, 27599, USA.&lt;/auth-address&gt;&lt;titles&gt;&lt;title&gt;Rare-variant association testing for sequencing data with the sequence kernel association test&lt;/title&gt;&lt;secondary-title&gt;Am J Hum Genet&lt;/secondary-title&gt;&lt;/titles&gt;&lt;periodical&gt;&lt;full-title&gt;Am J Hum Genet&lt;/full-title&gt;&lt;/periodical&gt;&lt;pages&gt;82-93&lt;/pages&gt;&lt;volume&gt;89&lt;/volume&gt;&lt;number&gt;1&lt;/number&gt;&lt;edition&gt;2011/07/09&lt;/edition&gt;&lt;keywords&gt;&lt;keyword&gt;Computer Simulation&lt;/keyword&gt;&lt;keyword&gt;*Databases, Genetic&lt;/keyword&gt;&lt;keyword&gt;Gene Frequency&lt;/keyword&gt;&lt;keyword&gt;Genetic Association Studies/*methods&lt;/keyword&gt;&lt;keyword&gt;Genetic Loci&lt;/keyword&gt;&lt;keyword&gt;*Genetic Variation&lt;/keyword&gt;&lt;keyword&gt;Humans&lt;/keyword&gt;&lt;keyword&gt;Models, Genetic&lt;/keyword&gt;&lt;keyword&gt;Sequence Analysis/*methods&lt;/keyword&gt;&lt;keyword&gt;*Software&lt;/keyword&gt;&lt;/keywords&gt;&lt;dates&gt;&lt;year&gt;2011&lt;/year&gt;&lt;pub-dates&gt;&lt;date&gt;Jul 15&lt;/date&gt;&lt;/pub-dates&gt;&lt;/dates&gt;&lt;isbn&gt;1537-6605 (Electronic)&amp;#xD;0002-9297 (Linking)&lt;/isbn&gt;&lt;accession-num&gt;21737059&lt;/accession-num&gt;&lt;urls&gt;&lt;related-urls&gt;&lt;url&gt;https://www.ncbi.nlm.nih.gov/pubmed/21737059&lt;/url&gt;&lt;/related-urls&gt;&lt;/urls&gt;&lt;custom2&gt;PMC3135811&lt;/custom2&gt;&lt;electronic-resource-num&gt;10.1016/j.ajhg.2011.05.029&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[34]</w:t>
      </w:r>
      <w:r w:rsidR="00D873C7">
        <w:rPr>
          <w:color w:val="000000" w:themeColor="text1"/>
          <w:sz w:val="24"/>
          <w:szCs w:val="24"/>
        </w:rPr>
        <w:fldChar w:fldCharType="end"/>
      </w:r>
      <w:r w:rsidR="007725D9" w:rsidRPr="006C670D">
        <w:rPr>
          <w:color w:val="000000" w:themeColor="text1"/>
          <w:sz w:val="24"/>
          <w:szCs w:val="24"/>
        </w:rPr>
        <w:t>.</w:t>
      </w:r>
      <w:r w:rsidR="007725D9" w:rsidRPr="00EC3CC1">
        <w:rPr>
          <w:color w:val="000000" w:themeColor="text1"/>
          <w:sz w:val="24"/>
          <w:szCs w:val="24"/>
        </w:rPr>
        <w:t xml:space="preserve"> </w:t>
      </w:r>
      <w:r w:rsidRPr="006C670D">
        <w:rPr>
          <w:color w:val="000000" w:themeColor="text1"/>
          <w:sz w:val="24"/>
          <w:szCs w:val="24"/>
        </w:rPr>
        <w:t xml:space="preserve">This approach identified two QTL, one that overlaps with the QTL on </w:t>
      </w:r>
      <w:r w:rsidR="00135562" w:rsidRPr="006C670D">
        <w:rPr>
          <w:color w:val="000000" w:themeColor="text1"/>
          <w:sz w:val="24"/>
          <w:szCs w:val="24"/>
        </w:rPr>
        <w:t xml:space="preserve">left of </w:t>
      </w:r>
      <w:r w:rsidRPr="006C670D">
        <w:rPr>
          <w:color w:val="000000" w:themeColor="text1"/>
          <w:sz w:val="24"/>
          <w:szCs w:val="24"/>
        </w:rPr>
        <w:t>chromosome V (</w:t>
      </w:r>
      <w:r w:rsidRPr="006C670D">
        <w:rPr>
          <w:color w:val="000000" w:themeColor="text1"/>
          <w:sz w:val="24"/>
          <w:szCs w:val="24"/>
          <w:highlight w:val="white"/>
        </w:rPr>
        <w:t>V:3213649-4284434)</w:t>
      </w:r>
      <w:r w:rsidRPr="006C670D">
        <w:rPr>
          <w:color w:val="000000" w:themeColor="text1"/>
          <w:sz w:val="24"/>
          <w:szCs w:val="24"/>
        </w:rPr>
        <w:t xml:space="preserve"> identified using the single-marker mapping approach (</w:t>
      </w:r>
      <w:r w:rsidRPr="006C670D">
        <w:rPr>
          <w:b/>
          <w:color w:val="000000" w:themeColor="text1"/>
          <w:sz w:val="24"/>
          <w:szCs w:val="24"/>
        </w:rPr>
        <w:t>Figure 2B</w:t>
      </w:r>
      <w:r w:rsidRPr="006C670D">
        <w:rPr>
          <w:color w:val="000000" w:themeColor="text1"/>
          <w:sz w:val="24"/>
          <w:szCs w:val="24"/>
        </w:rPr>
        <w:t xml:space="preserve">) and </w:t>
      </w:r>
      <w:r w:rsidR="00E973A3" w:rsidRPr="006C670D">
        <w:rPr>
          <w:color w:val="000000" w:themeColor="text1"/>
          <w:sz w:val="24"/>
          <w:szCs w:val="24"/>
        </w:rPr>
        <w:t xml:space="preserve">one </w:t>
      </w:r>
      <w:r w:rsidRPr="006C670D">
        <w:rPr>
          <w:color w:val="000000" w:themeColor="text1"/>
          <w:sz w:val="24"/>
          <w:szCs w:val="24"/>
        </w:rPr>
        <w:t xml:space="preserve">QTL on chromosome I </w:t>
      </w:r>
      <w:r w:rsidR="00E973A3" w:rsidRPr="006C670D">
        <w:rPr>
          <w:color w:val="000000" w:themeColor="text1"/>
          <w:sz w:val="24"/>
          <w:szCs w:val="24"/>
        </w:rPr>
        <w:t xml:space="preserve">that only overlaps with the single-marker mapping approach at a lower significance threshold </w:t>
      </w:r>
      <w:r w:rsidRPr="006C670D">
        <w:rPr>
          <w:color w:val="000000" w:themeColor="text1"/>
          <w:sz w:val="24"/>
          <w:szCs w:val="24"/>
        </w:rPr>
        <w:t>(I:12374204-12388791) (</w:t>
      </w:r>
      <w:r w:rsidRPr="006C670D">
        <w:rPr>
          <w:b/>
          <w:color w:val="000000" w:themeColor="text1"/>
          <w:sz w:val="24"/>
          <w:szCs w:val="24"/>
        </w:rPr>
        <w:t>Figure 2C</w:t>
      </w:r>
      <w:r w:rsidR="00E973A3" w:rsidRPr="006C670D">
        <w:rPr>
          <w:color w:val="000000" w:themeColor="text1"/>
          <w:sz w:val="24"/>
          <w:szCs w:val="24"/>
        </w:rPr>
        <w:t>)</w:t>
      </w:r>
      <w:r w:rsidRPr="006C670D">
        <w:rPr>
          <w:color w:val="000000" w:themeColor="text1"/>
          <w:sz w:val="24"/>
          <w:szCs w:val="24"/>
        </w:rPr>
        <w:t>. This additional support for the QTL on the left arm of chromosome V motivated us to investigate this genomic region</w:t>
      </w:r>
      <w:r w:rsidR="005259C2" w:rsidRPr="006C670D">
        <w:rPr>
          <w:color w:val="000000" w:themeColor="text1"/>
          <w:sz w:val="24"/>
          <w:szCs w:val="24"/>
        </w:rPr>
        <w:t xml:space="preserve"> further</w:t>
      </w:r>
      <w:r w:rsidRPr="006C670D">
        <w:rPr>
          <w:color w:val="000000" w:themeColor="text1"/>
          <w:sz w:val="24"/>
          <w:szCs w:val="24"/>
        </w:rPr>
        <w:t>.</w:t>
      </w:r>
    </w:p>
    <w:p w14:paraId="0E2291EF" w14:textId="5F45453B" w:rsidR="0087276D" w:rsidRPr="006C670D" w:rsidRDefault="0087276D" w:rsidP="00173DCF">
      <w:pPr>
        <w:spacing w:line="480" w:lineRule="auto"/>
        <w:jc w:val="both"/>
        <w:rPr>
          <w:color w:val="000000" w:themeColor="text1"/>
          <w:sz w:val="24"/>
          <w:szCs w:val="24"/>
        </w:rPr>
      </w:pPr>
    </w:p>
    <w:p w14:paraId="172B2240" w14:textId="5A81FE0B" w:rsidR="0087276D" w:rsidRPr="006C670D" w:rsidRDefault="0087276D"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Chromosome V </w:t>
      </w:r>
      <w:r w:rsidR="00135562" w:rsidRPr="006C670D">
        <w:rPr>
          <w:b/>
          <w:color w:val="000000" w:themeColor="text1"/>
          <w:sz w:val="24"/>
          <w:szCs w:val="24"/>
          <w:highlight w:val="white"/>
        </w:rPr>
        <w:t>near</w:t>
      </w:r>
      <w:r w:rsidRPr="006C670D">
        <w:rPr>
          <w:b/>
          <w:color w:val="000000" w:themeColor="text1"/>
          <w:sz w:val="24"/>
          <w:szCs w:val="24"/>
          <w:highlight w:val="white"/>
        </w:rPr>
        <w:t>-</w:t>
      </w:r>
      <w:r w:rsidR="00135562" w:rsidRPr="006C670D">
        <w:rPr>
          <w:b/>
          <w:color w:val="000000" w:themeColor="text1"/>
          <w:sz w:val="24"/>
          <w:szCs w:val="24"/>
          <w:highlight w:val="white"/>
        </w:rPr>
        <w:t xml:space="preserve">isogenic lines </w:t>
      </w:r>
      <w:r w:rsidRPr="006C670D">
        <w:rPr>
          <w:b/>
          <w:color w:val="000000" w:themeColor="text1"/>
          <w:sz w:val="24"/>
          <w:szCs w:val="24"/>
          <w:highlight w:val="white"/>
        </w:rPr>
        <w:t xml:space="preserve">do not </w:t>
      </w:r>
      <w:r w:rsidR="00135562" w:rsidRPr="006C670D">
        <w:rPr>
          <w:b/>
          <w:color w:val="000000" w:themeColor="text1"/>
          <w:sz w:val="24"/>
          <w:szCs w:val="24"/>
          <w:highlight w:val="white"/>
        </w:rPr>
        <w:t>recapitulate propionate resistance</w:t>
      </w:r>
    </w:p>
    <w:p w14:paraId="24E541F9" w14:textId="422FF1FB" w:rsidR="009021EC" w:rsidRPr="006C670D" w:rsidRDefault="0087276D" w:rsidP="00173DCF">
      <w:pPr>
        <w:spacing w:line="480" w:lineRule="auto"/>
        <w:jc w:val="both"/>
        <w:rPr>
          <w:color w:val="000000" w:themeColor="text1"/>
          <w:sz w:val="24"/>
          <w:szCs w:val="24"/>
        </w:rPr>
      </w:pPr>
      <w:r w:rsidRPr="006C670D">
        <w:rPr>
          <w:color w:val="000000" w:themeColor="text1"/>
          <w:sz w:val="24"/>
          <w:szCs w:val="24"/>
        </w:rPr>
        <w:t xml:space="preserve">To </w:t>
      </w:r>
      <w:r w:rsidR="00135562" w:rsidRPr="006C670D">
        <w:rPr>
          <w:color w:val="000000" w:themeColor="text1"/>
          <w:sz w:val="24"/>
          <w:szCs w:val="24"/>
        </w:rPr>
        <w:t>validate the effect of the</w:t>
      </w:r>
      <w:r w:rsidRPr="006C670D">
        <w:rPr>
          <w:color w:val="000000" w:themeColor="text1"/>
          <w:sz w:val="24"/>
          <w:szCs w:val="24"/>
        </w:rPr>
        <w:t xml:space="preserve"> QTL on </w:t>
      </w:r>
      <w:r w:rsidR="00135562" w:rsidRPr="006C670D">
        <w:rPr>
          <w:color w:val="000000" w:themeColor="text1"/>
          <w:sz w:val="24"/>
          <w:szCs w:val="24"/>
        </w:rPr>
        <w:t xml:space="preserve">the left arm of </w:t>
      </w:r>
      <w:r w:rsidRPr="006C670D">
        <w:rPr>
          <w:color w:val="000000" w:themeColor="text1"/>
          <w:sz w:val="24"/>
          <w:szCs w:val="24"/>
        </w:rPr>
        <w:t>chromosome</w:t>
      </w:r>
      <w:r w:rsidR="00A31BC6" w:rsidRPr="00EC3CC1">
        <w:rPr>
          <w:color w:val="000000" w:themeColor="text1"/>
          <w:sz w:val="24"/>
          <w:szCs w:val="24"/>
        </w:rPr>
        <w:t xml:space="preserve"> </w:t>
      </w:r>
      <w:r w:rsidR="00A31BC6" w:rsidRPr="006C670D">
        <w:rPr>
          <w:color w:val="000000" w:themeColor="text1"/>
          <w:sz w:val="24"/>
          <w:szCs w:val="24"/>
        </w:rPr>
        <w:t>V</w:t>
      </w:r>
      <w:r w:rsidRPr="006C670D">
        <w:rPr>
          <w:color w:val="000000" w:themeColor="text1"/>
          <w:sz w:val="24"/>
          <w:szCs w:val="24"/>
        </w:rPr>
        <w:t>, we constructed near-isogenic lines (NILs) in which the region associated with propionate resistance (</w:t>
      </w:r>
      <w:r w:rsidRPr="006C670D">
        <w:rPr>
          <w:color w:val="000000" w:themeColor="text1"/>
          <w:sz w:val="24"/>
          <w:szCs w:val="24"/>
          <w:highlight w:val="white"/>
        </w:rPr>
        <w:t>V:3213649-4284434)</w:t>
      </w:r>
      <w:r w:rsidRPr="006C670D">
        <w:rPr>
          <w:color w:val="000000" w:themeColor="text1"/>
          <w:sz w:val="24"/>
          <w:szCs w:val="24"/>
        </w:rPr>
        <w:t xml:space="preserve"> was crossed</w:t>
      </w:r>
      <w:r w:rsidR="006A09A6" w:rsidRPr="006C670D">
        <w:rPr>
          <w:color w:val="000000" w:themeColor="text1"/>
          <w:sz w:val="24"/>
          <w:szCs w:val="24"/>
        </w:rPr>
        <w:t xml:space="preserve"> from a resistant</w:t>
      </w:r>
      <w:r w:rsidRPr="006C670D">
        <w:rPr>
          <w:color w:val="000000" w:themeColor="text1"/>
          <w:sz w:val="24"/>
          <w:szCs w:val="24"/>
        </w:rPr>
        <w:t xml:space="preserve"> </w:t>
      </w:r>
      <w:r w:rsidR="00E973A3" w:rsidRPr="006C670D">
        <w:rPr>
          <w:color w:val="000000" w:themeColor="text1"/>
          <w:sz w:val="24"/>
          <w:szCs w:val="24"/>
        </w:rPr>
        <w:t xml:space="preserve">strain </w:t>
      </w:r>
      <w:r w:rsidRPr="006C670D">
        <w:rPr>
          <w:color w:val="000000" w:themeColor="text1"/>
          <w:sz w:val="24"/>
          <w:szCs w:val="24"/>
        </w:rPr>
        <w:t xml:space="preserve">into the genome of a sensitive </w:t>
      </w:r>
      <w:r w:rsidRPr="006C670D">
        <w:rPr>
          <w:sz w:val="24"/>
          <w:szCs w:val="24"/>
        </w:rPr>
        <w:t>strain.</w:t>
      </w:r>
      <w:r w:rsidRPr="006C670D">
        <w:rPr>
          <w:color w:val="000000" w:themeColor="text1"/>
          <w:sz w:val="24"/>
          <w:szCs w:val="24"/>
        </w:rPr>
        <w:t xml:space="preserve"> To identify candidate parental strains for NIL construction, we focused on the 12 strains that were phenotyped in the dose-response experiment (</w:t>
      </w:r>
      <w:r w:rsidRPr="006C670D">
        <w:rPr>
          <w:b/>
          <w:color w:val="000000" w:themeColor="text1"/>
          <w:sz w:val="24"/>
          <w:szCs w:val="24"/>
        </w:rPr>
        <w:t>Figure 1C</w:t>
      </w:r>
      <w:r w:rsidRPr="006C670D">
        <w:rPr>
          <w:color w:val="000000" w:themeColor="text1"/>
          <w:sz w:val="24"/>
          <w:szCs w:val="24"/>
        </w:rPr>
        <w:t xml:space="preserve">). Of these 12 strains, </w:t>
      </w:r>
      <w:r w:rsidR="00A31BC6" w:rsidRPr="00EC3CC1">
        <w:rPr>
          <w:color w:val="000000" w:themeColor="text1"/>
          <w:sz w:val="24"/>
          <w:szCs w:val="24"/>
        </w:rPr>
        <w:t>two</w:t>
      </w:r>
      <w:r w:rsidR="00A31BC6" w:rsidRPr="006C670D">
        <w:rPr>
          <w:color w:val="000000" w:themeColor="text1"/>
          <w:sz w:val="24"/>
          <w:szCs w:val="24"/>
        </w:rPr>
        <w:t xml:space="preserve"> </w:t>
      </w:r>
      <w:r w:rsidRPr="006C670D">
        <w:rPr>
          <w:color w:val="000000" w:themeColor="text1"/>
          <w:sz w:val="24"/>
          <w:szCs w:val="24"/>
        </w:rPr>
        <w:t xml:space="preserve">were </w:t>
      </w:r>
      <w:r w:rsidR="00A31BC6" w:rsidRPr="00EC3CC1">
        <w:rPr>
          <w:color w:val="000000" w:themeColor="text1"/>
          <w:sz w:val="24"/>
          <w:szCs w:val="24"/>
        </w:rPr>
        <w:t xml:space="preserve">significantly </w:t>
      </w:r>
      <w:r w:rsidRPr="006C670D">
        <w:rPr>
          <w:color w:val="000000" w:themeColor="text1"/>
          <w:sz w:val="24"/>
          <w:szCs w:val="24"/>
        </w:rPr>
        <w:t xml:space="preserve">resistant to propionate and </w:t>
      </w:r>
      <w:r w:rsidR="00A31BC6" w:rsidRPr="00EC3CC1">
        <w:rPr>
          <w:color w:val="000000" w:themeColor="text1"/>
          <w:sz w:val="24"/>
          <w:szCs w:val="24"/>
        </w:rPr>
        <w:t>ten</w:t>
      </w:r>
      <w:r w:rsidR="00A31BC6" w:rsidRPr="006C670D">
        <w:rPr>
          <w:color w:val="000000" w:themeColor="text1"/>
          <w:sz w:val="24"/>
          <w:szCs w:val="24"/>
        </w:rPr>
        <w:t xml:space="preserve"> </w:t>
      </w:r>
      <w:r w:rsidRPr="006C670D">
        <w:rPr>
          <w:color w:val="000000" w:themeColor="text1"/>
          <w:sz w:val="24"/>
          <w:szCs w:val="24"/>
        </w:rPr>
        <w:t xml:space="preserve">were sensitive. Next, we verified that the propionate-resistant strains had the alternative genotype at the peak QTL marker identified using the single-marker mapping method and were compatible with propionate sensitive strains at the </w:t>
      </w:r>
      <w:r w:rsidRPr="006C670D">
        <w:rPr>
          <w:i/>
          <w:color w:val="000000" w:themeColor="text1"/>
          <w:sz w:val="24"/>
          <w:szCs w:val="24"/>
        </w:rPr>
        <w:t>peel-1</w:t>
      </w:r>
      <w:r w:rsidR="008F003C">
        <w:rPr>
          <w:i/>
          <w:color w:val="000000" w:themeColor="text1"/>
          <w:sz w:val="24"/>
          <w:szCs w:val="24"/>
        </w:rPr>
        <w:t xml:space="preserve"> </w:t>
      </w:r>
      <w:r w:rsidRPr="006C670D">
        <w:rPr>
          <w:i/>
          <w:color w:val="000000" w:themeColor="text1"/>
          <w:sz w:val="24"/>
          <w:szCs w:val="24"/>
        </w:rPr>
        <w:t>zeel-1</w:t>
      </w:r>
      <w:r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PEVuZE5vdGU+PENpdGU+PEF1dGhvcj5TZWlkZWw8L0F1dGhvcj48WWVhcj4yMDA4PC9ZZWFyPjxS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PEVuZE5vdGU+PENpdGU+PEF1dGhvcj5TZWlkZWw8L0F1dGhvcj48WWVhcj4yMDA4PC9ZZWFyPjxS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[35]</w:t>
      </w:r>
      <w:r w:rsidR="00D873C7">
        <w:rPr>
          <w:color w:val="000000" w:themeColor="text1"/>
          <w:sz w:val="24"/>
          <w:szCs w:val="24"/>
        </w:rPr>
        <w:fldChar w:fldCharType="end"/>
      </w:r>
      <w:r w:rsidRPr="006C670D">
        <w:rPr>
          <w:color w:val="000000" w:themeColor="text1"/>
          <w:sz w:val="24"/>
          <w:szCs w:val="24"/>
        </w:rPr>
        <w:t xml:space="preserve"> and </w:t>
      </w:r>
      <w:r w:rsidRPr="006C670D">
        <w:rPr>
          <w:i/>
          <w:color w:val="000000" w:themeColor="text1"/>
          <w:sz w:val="24"/>
          <w:szCs w:val="24"/>
        </w:rPr>
        <w:t>sup-35</w:t>
      </w:r>
      <w:r w:rsidR="008F003C">
        <w:rPr>
          <w:i/>
          <w:color w:val="000000" w:themeColor="text1"/>
          <w:sz w:val="24"/>
          <w:szCs w:val="24"/>
        </w:rPr>
        <w:t xml:space="preserve"> </w:t>
      </w:r>
      <w:r w:rsidRPr="006C670D">
        <w:rPr>
          <w:i/>
          <w:color w:val="000000" w:themeColor="text1"/>
          <w:sz w:val="24"/>
          <w:szCs w:val="24"/>
        </w:rPr>
        <w:t>pha-1</w:t>
      </w:r>
      <w:r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&lt;EndNote&gt;&lt;Cite&gt;&lt;Author&gt;Ben-David&lt;/Author&gt;&lt;Year&gt;2017&lt;/Year&gt;&lt;RecNum&gt;3608&lt;/RecNum&gt;&lt;DisplayText&gt;[36]&lt;/DisplayText&gt;&lt;record&gt;&lt;rec-number&gt;3608&lt;/rec-number&gt;&lt;foreign-keys&gt;&lt;key app="EN" db-id="tfwxtpvvivxzfve50ee5x95y0afzp9xf0s5p" timestamp="1574087892"&gt;3608&lt;/key&gt;&lt;/foreign-keys&gt;&lt;ref-type name="Journal Article"&gt;17&lt;/ref-type&gt;&lt;contributors&gt;&lt;authors&gt;&lt;author&gt;Ben-David, E.&lt;/author&gt;&lt;author&gt;Burga, A.&lt;/author&gt;&lt;author&gt;Kruglyak, L.&lt;/author&gt;&lt;/authors&gt;&lt;/contributors&gt;&lt;auth-address&gt;Department of Human Genetics, Department of Biological Chemistry, and Howard Hughes Medical Institute, University of California, Los Angeles, CA 90095, USA. ebd@ucla.edu aburga@mednet.ucla.edu lkruglyak@mednet.ucla.edu.&lt;/auth-address&gt;&lt;titles&gt;&lt;title&gt;&lt;style face="normal" font="default" size="100%"&gt;A maternal-effect selfish genetic element in &lt;/style&gt;&lt;style face="italic" font="default" size="100%"&gt;Caenorhabditis elegans&lt;/style&gt;&lt;/title&gt;&lt;secondary-title&gt;Science&lt;/secondary-title&gt;&lt;/titles&gt;&lt;periodical&gt;&lt;full-title&gt;Science&lt;/full-title&gt;&lt;/periodical&gt;&lt;pages&gt;1051-1055&lt;/pages&gt;&lt;volume&gt;356&lt;/volume&gt;&lt;number&gt;6342&lt;/number&gt;&lt;edition&gt;2017/05/13&lt;/edition&gt;&lt;keywords&gt;&lt;keyword&gt;Animals&lt;/keyword&gt;&lt;keyword&gt;Caenorhabditis elegans/embryology/*genetics&lt;/keyword&gt;&lt;keyword&gt;Caenorhabditis elegans Proteins/*genetics/metabolism&lt;/keyword&gt;&lt;keyword&gt;Embryo, Nonmammalian/metabolism&lt;/keyword&gt;&lt;keyword&gt;Female&lt;/keyword&gt;&lt;keyword&gt;*Genes, Lethal&lt;/keyword&gt;&lt;keyword&gt;Male&lt;/keyword&gt;&lt;keyword&gt;Maternal Inheritance&lt;/keyword&gt;&lt;keyword&gt;*Repetitive Sequences, Nucleic Acid&lt;/keyword&gt;&lt;/keywords&gt;&lt;dates&gt;&lt;year&gt;2017&lt;/year&gt;&lt;pub-dates&gt;&lt;date&gt;Jun 9&lt;/date&gt;&lt;/pub-dates&gt;&lt;/dates&gt;&lt;isbn&gt;1095-9203 (Electronic)&amp;#xD;0036-8075 (Linking)&lt;/isbn&gt;&lt;accession-num&gt;28495877&lt;/accession-num&gt;&lt;urls&gt;&lt;related-urls&gt;&lt;url&gt;https://www.ncbi.nlm.nih.gov/pubmed/28495877&lt;/url&gt;&lt;/related-urls&gt;&lt;/urls&gt;&lt;custom2&gt;PMC6251971&lt;/custom2&gt;&lt;electronic-resource-num&gt;10.1126/science.aan0621&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[36]</w:t>
      </w:r>
      <w:r w:rsidR="00D873C7">
        <w:rPr>
          <w:color w:val="000000" w:themeColor="text1"/>
          <w:sz w:val="24"/>
          <w:szCs w:val="24"/>
        </w:rPr>
        <w:fldChar w:fldCharType="end"/>
      </w:r>
      <w:r w:rsidRPr="006C670D">
        <w:rPr>
          <w:color w:val="000000" w:themeColor="text1"/>
          <w:sz w:val="24"/>
          <w:szCs w:val="24"/>
        </w:rPr>
        <w:t xml:space="preserve"> incompatibility loci. Using these criteria, we identified DL238 (propionate-resistant) and BRC20067 (propionate-sensitive) as suitable parental strains for NIL construction. We constructed nine NILs that contained the DL238 genomic region surrounding the chromosome V QTL introgressed into the BRC20067 genetic background (</w:t>
      </w:r>
      <w:r w:rsidRPr="006C670D">
        <w:rPr>
          <w:b/>
          <w:color w:val="000000" w:themeColor="text1"/>
          <w:sz w:val="24"/>
          <w:szCs w:val="24"/>
        </w:rPr>
        <w:t>Figure 3A</w:t>
      </w:r>
      <w:ins w:id="6" w:author="Stefan Zdraljevic" w:date="2020-01-28T10:47:00Z">
        <w:r w:rsidR="003D5304">
          <w:rPr>
            <w:b/>
            <w:color w:val="000000" w:themeColor="text1"/>
            <w:sz w:val="24"/>
            <w:szCs w:val="24"/>
          </w:rPr>
          <w:t>, Table S5</w:t>
        </w:r>
      </w:ins>
      <w:r w:rsidRPr="006C670D">
        <w:rPr>
          <w:color w:val="000000" w:themeColor="text1"/>
          <w:sz w:val="24"/>
          <w:szCs w:val="24"/>
        </w:rPr>
        <w:t>). When we exposed these NILs to propionate, we observed that the DL238 introgressed regions that correspond to the chromosome V QTL confidence interval did not confer propionate resistance (</w:t>
      </w:r>
      <w:r w:rsidRPr="006C670D">
        <w:rPr>
          <w:b/>
          <w:color w:val="000000" w:themeColor="text1"/>
          <w:sz w:val="24"/>
          <w:szCs w:val="24"/>
        </w:rPr>
        <w:t>Figure 3B</w:t>
      </w:r>
      <w:ins w:id="7" w:author="Stefan Zdraljevic" w:date="2020-01-28T10:49:00Z">
        <w:r w:rsidR="003D5304">
          <w:rPr>
            <w:b/>
            <w:color w:val="000000" w:themeColor="text1"/>
            <w:sz w:val="24"/>
            <w:szCs w:val="24"/>
          </w:rPr>
          <w:t>, Table S6</w:t>
        </w:r>
      </w:ins>
      <w:r w:rsidRPr="006C670D">
        <w:rPr>
          <w:color w:val="000000" w:themeColor="text1"/>
          <w:sz w:val="24"/>
          <w:szCs w:val="24"/>
        </w:rPr>
        <w:t>). Because the genomic region spanned by these NILs is larger than the QTL confidence interval, these results suggest</w:t>
      </w:r>
      <w:r w:rsidR="00135562" w:rsidRPr="006C670D">
        <w:rPr>
          <w:color w:val="000000" w:themeColor="text1"/>
          <w:sz w:val="24"/>
          <w:szCs w:val="24"/>
        </w:rPr>
        <w:t>ed</w:t>
      </w:r>
      <w:r w:rsidRPr="006C670D">
        <w:rPr>
          <w:color w:val="000000" w:themeColor="text1"/>
          <w:sz w:val="24"/>
          <w:szCs w:val="24"/>
        </w:rPr>
        <w:t xml:space="preserve"> that the chromosome V QTL we identified might have been the result of a spurious association with </w:t>
      </w:r>
      <w:r w:rsidR="009518ED">
        <w:rPr>
          <w:color w:val="000000" w:themeColor="text1"/>
          <w:sz w:val="24"/>
          <w:szCs w:val="24"/>
        </w:rPr>
        <w:t xml:space="preserve">the QTL </w:t>
      </w:r>
      <w:r w:rsidR="00A97BF3">
        <w:rPr>
          <w:color w:val="000000" w:themeColor="text1"/>
          <w:sz w:val="24"/>
          <w:szCs w:val="24"/>
        </w:rPr>
        <w:t>on</w:t>
      </w:r>
      <w:r w:rsidR="009518ED">
        <w:rPr>
          <w:color w:val="000000" w:themeColor="text1"/>
          <w:sz w:val="24"/>
          <w:szCs w:val="24"/>
        </w:rPr>
        <w:t xml:space="preserve"> the right of chromosome V. The LD between these two loci support</w:t>
      </w:r>
      <w:r w:rsidR="0066586C">
        <w:rPr>
          <w:color w:val="000000" w:themeColor="text1"/>
          <w:sz w:val="24"/>
          <w:szCs w:val="24"/>
        </w:rPr>
        <w:t>s</w:t>
      </w:r>
      <w:r w:rsidR="009518ED">
        <w:rPr>
          <w:color w:val="000000" w:themeColor="text1"/>
          <w:sz w:val="24"/>
          <w:szCs w:val="24"/>
        </w:rPr>
        <w:t xml:space="preserve"> this hypothesis. </w:t>
      </w:r>
      <w:r w:rsidR="00382CE7" w:rsidRPr="006C670D">
        <w:rPr>
          <w:color w:val="000000" w:themeColor="text1"/>
          <w:sz w:val="24"/>
          <w:szCs w:val="24"/>
        </w:rPr>
        <w:t>Because th</w:t>
      </w:r>
      <w:r w:rsidR="0066586C">
        <w:rPr>
          <w:color w:val="000000" w:themeColor="text1"/>
          <w:sz w:val="24"/>
          <w:szCs w:val="24"/>
        </w:rPr>
        <w:t>e chromosome V QTL might</w:t>
      </w:r>
      <w:r w:rsidR="00A97BF3">
        <w:rPr>
          <w:color w:val="000000" w:themeColor="text1"/>
          <w:sz w:val="24"/>
          <w:szCs w:val="24"/>
        </w:rPr>
        <w:t xml:space="preserve"> have a complex relationship</w:t>
      </w:r>
      <w:r w:rsidR="0066586C">
        <w:rPr>
          <w:color w:val="000000" w:themeColor="text1"/>
          <w:sz w:val="24"/>
          <w:szCs w:val="24"/>
        </w:rPr>
        <w:t xml:space="preserve">, </w:t>
      </w:r>
      <w:r w:rsidR="00382CE7" w:rsidRPr="006C670D">
        <w:rPr>
          <w:color w:val="000000" w:themeColor="text1"/>
          <w:sz w:val="24"/>
          <w:szCs w:val="24"/>
        </w:rPr>
        <w:t xml:space="preserve">we </w:t>
      </w:r>
      <w:r w:rsidR="006A09A6" w:rsidRPr="006C670D">
        <w:rPr>
          <w:color w:val="000000" w:themeColor="text1"/>
          <w:sz w:val="24"/>
          <w:szCs w:val="24"/>
        </w:rPr>
        <w:t xml:space="preserve">focused on the </w:t>
      </w:r>
      <w:r w:rsidR="00784977" w:rsidRPr="006C670D">
        <w:rPr>
          <w:color w:val="000000" w:themeColor="text1"/>
          <w:sz w:val="24"/>
          <w:szCs w:val="24"/>
        </w:rPr>
        <w:lastRenderedPageBreak/>
        <w:t xml:space="preserve">QTL </w:t>
      </w:r>
      <w:r w:rsidR="00382CE7" w:rsidRPr="006C670D">
        <w:rPr>
          <w:color w:val="000000" w:themeColor="text1"/>
          <w:sz w:val="24"/>
          <w:szCs w:val="24"/>
        </w:rPr>
        <w:t xml:space="preserve">identified on the right of </w:t>
      </w:r>
      <w:r w:rsidR="006A09A6" w:rsidRPr="006C670D">
        <w:rPr>
          <w:color w:val="000000" w:themeColor="text1"/>
          <w:sz w:val="24"/>
          <w:szCs w:val="24"/>
        </w:rPr>
        <w:t>chromosome I</w:t>
      </w:r>
      <w:r w:rsidR="00382CE7" w:rsidRPr="006C670D">
        <w:rPr>
          <w:color w:val="000000" w:themeColor="text1"/>
          <w:sz w:val="24"/>
          <w:szCs w:val="24"/>
        </w:rPr>
        <w:t xml:space="preserve"> where the gene-based </w:t>
      </w:r>
      <w:r w:rsidR="00E973A3" w:rsidRPr="006C670D">
        <w:rPr>
          <w:color w:val="000000" w:themeColor="text1"/>
          <w:sz w:val="24"/>
          <w:szCs w:val="24"/>
        </w:rPr>
        <w:t xml:space="preserve">mapping overlapped </w:t>
      </w:r>
      <w:r w:rsidR="00382CE7" w:rsidRPr="006C670D">
        <w:rPr>
          <w:color w:val="000000" w:themeColor="text1"/>
          <w:sz w:val="24"/>
          <w:szCs w:val="24"/>
        </w:rPr>
        <w:t xml:space="preserve">the marker-based </w:t>
      </w:r>
      <w:r w:rsidR="00603E38" w:rsidRPr="006C670D">
        <w:rPr>
          <w:color w:val="000000" w:themeColor="text1"/>
          <w:sz w:val="24"/>
          <w:szCs w:val="24"/>
        </w:rPr>
        <w:t>GWA mapping</w:t>
      </w:r>
      <w:r w:rsidR="00E973A3" w:rsidRPr="006C670D">
        <w:rPr>
          <w:color w:val="000000" w:themeColor="text1"/>
          <w:sz w:val="24"/>
          <w:szCs w:val="24"/>
        </w:rPr>
        <w:t xml:space="preserve"> at the lower significance threshold</w:t>
      </w:r>
      <w:r w:rsidR="00603E38" w:rsidRPr="006C670D">
        <w:rPr>
          <w:color w:val="000000" w:themeColor="text1"/>
          <w:sz w:val="24"/>
          <w:szCs w:val="24"/>
        </w:rPr>
        <w:t xml:space="preserve"> </w:t>
      </w:r>
      <w:r w:rsidR="00784977" w:rsidRPr="006C670D">
        <w:rPr>
          <w:color w:val="000000" w:themeColor="text1"/>
          <w:sz w:val="24"/>
          <w:szCs w:val="24"/>
        </w:rPr>
        <w:t>(</w:t>
      </w:r>
      <w:r w:rsidR="00784977" w:rsidRPr="006C670D">
        <w:rPr>
          <w:b/>
          <w:bCs/>
          <w:color w:val="000000" w:themeColor="text1"/>
          <w:sz w:val="24"/>
          <w:szCs w:val="24"/>
        </w:rPr>
        <w:t>Figure 2</w:t>
      </w:r>
      <w:r w:rsidR="00603E38" w:rsidRPr="006C670D">
        <w:rPr>
          <w:b/>
          <w:bCs/>
          <w:color w:val="000000" w:themeColor="text1"/>
          <w:sz w:val="24"/>
          <w:szCs w:val="24"/>
        </w:rPr>
        <w:t>B and 2</w:t>
      </w:r>
      <w:r w:rsidR="00784977" w:rsidRPr="006C670D">
        <w:rPr>
          <w:b/>
          <w:bCs/>
          <w:color w:val="000000" w:themeColor="text1"/>
          <w:sz w:val="24"/>
          <w:szCs w:val="24"/>
        </w:rPr>
        <w:t>C</w:t>
      </w:r>
      <w:r w:rsidR="00784977" w:rsidRPr="006C670D">
        <w:rPr>
          <w:color w:val="000000" w:themeColor="text1"/>
          <w:sz w:val="24"/>
          <w:szCs w:val="24"/>
        </w:rPr>
        <w:t>)</w:t>
      </w:r>
      <w:r w:rsidR="0099288C" w:rsidRPr="006C670D">
        <w:rPr>
          <w:color w:val="000000" w:themeColor="text1"/>
          <w:sz w:val="24"/>
          <w:szCs w:val="24"/>
        </w:rPr>
        <w:t>.</w:t>
      </w:r>
    </w:p>
    <w:p w14:paraId="3B386BD0" w14:textId="77777777" w:rsidR="006A09A6" w:rsidRPr="006C670D" w:rsidRDefault="006A09A6" w:rsidP="00173DCF">
      <w:pPr>
        <w:spacing w:line="480" w:lineRule="auto"/>
        <w:jc w:val="both"/>
        <w:rPr>
          <w:color w:val="000000" w:themeColor="text1"/>
          <w:sz w:val="24"/>
          <w:szCs w:val="24"/>
        </w:rPr>
      </w:pPr>
    </w:p>
    <w:p w14:paraId="7E8CE5D3" w14:textId="02B68D73" w:rsidR="006A09A6" w:rsidRPr="006C670D" w:rsidRDefault="006A09A6"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Variation in the </w:t>
      </w:r>
      <w:r w:rsidRPr="006C670D">
        <w:rPr>
          <w:b/>
          <w:i/>
          <w:color w:val="000000" w:themeColor="text1"/>
          <w:sz w:val="24"/>
          <w:szCs w:val="24"/>
          <w:highlight w:val="white"/>
        </w:rPr>
        <w:t>glct-3</w:t>
      </w:r>
      <w:r w:rsidRPr="006C670D">
        <w:rPr>
          <w:b/>
          <w:color w:val="000000" w:themeColor="text1"/>
          <w:sz w:val="24"/>
          <w:szCs w:val="24"/>
          <w:highlight w:val="white"/>
        </w:rPr>
        <w:t xml:space="preserve"> </w:t>
      </w:r>
      <w:r w:rsidR="006E0183" w:rsidRPr="006C670D">
        <w:rPr>
          <w:b/>
          <w:color w:val="000000" w:themeColor="text1"/>
          <w:sz w:val="24"/>
          <w:szCs w:val="24"/>
          <w:highlight w:val="white"/>
        </w:rPr>
        <w:t>gene confer</w:t>
      </w:r>
      <w:r w:rsidR="003E0460" w:rsidRPr="006C670D">
        <w:rPr>
          <w:b/>
          <w:color w:val="000000" w:themeColor="text1"/>
          <w:sz w:val="24"/>
          <w:szCs w:val="24"/>
          <w:highlight w:val="white"/>
        </w:rPr>
        <w:t>s</w:t>
      </w:r>
      <w:r w:rsidR="006E0183" w:rsidRPr="006C670D">
        <w:rPr>
          <w:b/>
          <w:color w:val="000000" w:themeColor="text1"/>
          <w:sz w:val="24"/>
          <w:szCs w:val="24"/>
          <w:highlight w:val="white"/>
        </w:rPr>
        <w:t xml:space="preserve"> propionate resistance</w:t>
      </w:r>
    </w:p>
    <w:p w14:paraId="7E59C9A2" w14:textId="2E1BAF9A" w:rsidR="006A09A6" w:rsidRPr="006C670D" w:rsidRDefault="007113CC" w:rsidP="006A09A6">
      <w:pPr>
        <w:spacing w:line="480" w:lineRule="auto"/>
        <w:jc w:val="both"/>
        <w:rPr>
          <w:color w:val="000000" w:themeColor="text1"/>
          <w:sz w:val="24"/>
          <w:szCs w:val="24"/>
        </w:rPr>
      </w:pPr>
      <w:r>
        <w:rPr>
          <w:color w:val="000000" w:themeColor="text1"/>
          <w:sz w:val="24"/>
          <w:szCs w:val="24"/>
        </w:rPr>
        <w:t>Using a gene-based GWA mapping strategy, w</w:t>
      </w:r>
      <w:r w:rsidR="00356CA5">
        <w:rPr>
          <w:color w:val="000000" w:themeColor="text1"/>
          <w:sz w:val="24"/>
          <w:szCs w:val="24"/>
        </w:rPr>
        <w:t xml:space="preserve">e found that variation in </w:t>
      </w:r>
      <w:r w:rsidRPr="006C670D">
        <w:rPr>
          <w:color w:val="000000" w:themeColor="text1"/>
          <w:sz w:val="24"/>
          <w:szCs w:val="24"/>
        </w:rPr>
        <w:t xml:space="preserve">the gene </w:t>
      </w:r>
      <w:r w:rsidRPr="006C670D">
        <w:rPr>
          <w:i/>
          <w:color w:val="000000" w:themeColor="text1"/>
          <w:sz w:val="24"/>
          <w:szCs w:val="24"/>
        </w:rPr>
        <w:t xml:space="preserve">glct-3 </w:t>
      </w:r>
      <w:r w:rsidR="00356CA5">
        <w:rPr>
          <w:color w:val="000000" w:themeColor="text1"/>
          <w:sz w:val="24"/>
          <w:szCs w:val="24"/>
        </w:rPr>
        <w:t xml:space="preserve">on the right arm of chromosome I was associated with propionate sensitivity among the wild isolates </w:t>
      </w:r>
      <w:r w:rsidR="006A09A6" w:rsidRPr="00A97BF3">
        <w:rPr>
          <w:color w:val="000000" w:themeColor="text1"/>
          <w:sz w:val="24"/>
          <w:szCs w:val="24"/>
        </w:rPr>
        <w:t>(</w:t>
      </w:r>
      <w:r w:rsidR="006A09A6" w:rsidRPr="005E0025">
        <w:rPr>
          <w:b/>
          <w:color w:val="000000" w:themeColor="text1"/>
          <w:sz w:val="24"/>
          <w:szCs w:val="24"/>
        </w:rPr>
        <w:t xml:space="preserve">Figure </w:t>
      </w:r>
      <w:r w:rsidR="00793892" w:rsidRPr="005E0025">
        <w:rPr>
          <w:b/>
          <w:color w:val="000000" w:themeColor="text1"/>
          <w:sz w:val="24"/>
          <w:szCs w:val="24"/>
        </w:rPr>
        <w:t>2C</w:t>
      </w:r>
      <w:r w:rsidR="006A09A6" w:rsidRPr="00A97BF3">
        <w:rPr>
          <w:color w:val="000000" w:themeColor="text1"/>
          <w:sz w:val="24"/>
          <w:szCs w:val="24"/>
        </w:rPr>
        <w:t xml:space="preserve">). </w:t>
      </w:r>
      <w:r w:rsidRPr="00A97BF3">
        <w:rPr>
          <w:color w:val="000000" w:themeColor="text1"/>
          <w:sz w:val="24"/>
          <w:szCs w:val="24"/>
        </w:rPr>
        <w:t>Additionally, t</w:t>
      </w:r>
      <w:r w:rsidR="00AD023B" w:rsidRPr="00A97BF3">
        <w:rPr>
          <w:color w:val="000000" w:themeColor="text1"/>
          <w:sz w:val="24"/>
          <w:szCs w:val="24"/>
        </w:rPr>
        <w:t xml:space="preserve">he most correlated marker from the marker-based GWA mapping was in close proximity to </w:t>
      </w:r>
      <w:r w:rsidR="00AD023B" w:rsidRPr="00A97BF3">
        <w:rPr>
          <w:i/>
          <w:color w:val="000000" w:themeColor="text1"/>
          <w:sz w:val="24"/>
          <w:szCs w:val="24"/>
        </w:rPr>
        <w:t>glct-3</w:t>
      </w:r>
      <w:r w:rsidR="00AD023B" w:rsidRPr="00A97BF3">
        <w:rPr>
          <w:color w:val="000000" w:themeColor="text1"/>
          <w:sz w:val="24"/>
          <w:szCs w:val="24"/>
        </w:rPr>
        <w:t xml:space="preserve"> (Figure 4A). </w:t>
      </w:r>
      <w:r w:rsidR="006A09A6" w:rsidRPr="00A97BF3">
        <w:rPr>
          <w:color w:val="000000" w:themeColor="text1"/>
          <w:sz w:val="24"/>
          <w:szCs w:val="24"/>
        </w:rPr>
        <w:t xml:space="preserve">Within the </w:t>
      </w:r>
      <w:r w:rsidR="006A09A6" w:rsidRPr="00A97BF3">
        <w:rPr>
          <w:i/>
          <w:color w:val="000000" w:themeColor="text1"/>
          <w:sz w:val="24"/>
          <w:szCs w:val="24"/>
        </w:rPr>
        <w:t>glct-3</w:t>
      </w:r>
      <w:r w:rsidR="006A09A6" w:rsidRPr="00A97BF3">
        <w:rPr>
          <w:color w:val="000000" w:themeColor="text1"/>
          <w:sz w:val="24"/>
          <w:szCs w:val="24"/>
        </w:rPr>
        <w:t xml:space="preserve"> gene, we observed eight distinct combinations of alleles (haplotypes) among the phenotyped </w:t>
      </w:r>
      <w:r w:rsidR="00176C19" w:rsidRPr="00A97BF3">
        <w:rPr>
          <w:color w:val="000000" w:themeColor="text1"/>
          <w:sz w:val="24"/>
          <w:szCs w:val="24"/>
        </w:rPr>
        <w:t xml:space="preserve">wild strains </w:t>
      </w:r>
      <w:r w:rsidR="006A09A6" w:rsidRPr="00A97BF3">
        <w:rPr>
          <w:color w:val="000000" w:themeColor="text1"/>
          <w:sz w:val="24"/>
          <w:szCs w:val="24"/>
        </w:rPr>
        <w:t>(</w:t>
      </w:r>
      <w:r w:rsidR="006A09A6" w:rsidRPr="005E0025">
        <w:rPr>
          <w:b/>
          <w:color w:val="000000" w:themeColor="text1"/>
          <w:sz w:val="24"/>
          <w:szCs w:val="24"/>
        </w:rPr>
        <w:t xml:space="preserve">Figure </w:t>
      </w:r>
      <w:r w:rsidR="005D277A" w:rsidRPr="005E0025">
        <w:rPr>
          <w:b/>
          <w:color w:val="000000" w:themeColor="text1"/>
          <w:sz w:val="24"/>
          <w:szCs w:val="24"/>
        </w:rPr>
        <w:t>S4</w:t>
      </w:r>
      <w:r w:rsidR="006A09A6" w:rsidRPr="006C670D">
        <w:rPr>
          <w:color w:val="000000" w:themeColor="text1"/>
          <w:sz w:val="24"/>
          <w:szCs w:val="24"/>
        </w:rPr>
        <w:t xml:space="preserve">). Five of these distinct haplotypes </w:t>
      </w:r>
      <w:r w:rsidR="00176C19" w:rsidRPr="006C670D">
        <w:rPr>
          <w:color w:val="000000" w:themeColor="text1"/>
          <w:sz w:val="24"/>
          <w:szCs w:val="24"/>
        </w:rPr>
        <w:t xml:space="preserve">all </w:t>
      </w:r>
      <w:r w:rsidR="006A09A6" w:rsidRPr="006C670D">
        <w:rPr>
          <w:color w:val="000000" w:themeColor="text1"/>
          <w:sz w:val="24"/>
          <w:szCs w:val="24"/>
        </w:rPr>
        <w:t xml:space="preserve">included </w:t>
      </w:r>
      <w:r w:rsidR="00176C19" w:rsidRPr="006C670D">
        <w:rPr>
          <w:color w:val="000000" w:themeColor="text1"/>
          <w:sz w:val="24"/>
          <w:szCs w:val="24"/>
        </w:rPr>
        <w:t xml:space="preserve">the same </w:t>
      </w:r>
      <w:r w:rsidR="006A09A6" w:rsidRPr="006C670D">
        <w:rPr>
          <w:color w:val="000000" w:themeColor="text1"/>
          <w:sz w:val="24"/>
          <w:szCs w:val="24"/>
        </w:rPr>
        <w:t>stop-gained variant at amino acid position 16 (Gly16*)</w:t>
      </w:r>
      <w:r w:rsidR="00176C19" w:rsidRPr="006C670D">
        <w:rPr>
          <w:color w:val="000000" w:themeColor="text1"/>
          <w:sz w:val="24"/>
          <w:szCs w:val="24"/>
        </w:rPr>
        <w:t>, along with other variants (</w:t>
      </w:r>
      <w:r w:rsidR="006A09A6" w:rsidRPr="006C670D">
        <w:rPr>
          <w:color w:val="000000" w:themeColor="text1"/>
          <w:sz w:val="24"/>
          <w:szCs w:val="24"/>
        </w:rPr>
        <w:t xml:space="preserve">Gly17Arg, Ser50Ala, Ser111Thr, Tyr231Cys in </w:t>
      </w:r>
      <w:r w:rsidR="00546122" w:rsidRPr="006C670D">
        <w:rPr>
          <w:color w:val="000000" w:themeColor="text1"/>
          <w:sz w:val="24"/>
          <w:szCs w:val="24"/>
        </w:rPr>
        <w:t xml:space="preserve">the </w:t>
      </w:r>
      <w:r w:rsidR="006A09A6" w:rsidRPr="006C670D">
        <w:rPr>
          <w:color w:val="000000" w:themeColor="text1"/>
          <w:sz w:val="24"/>
          <w:szCs w:val="24"/>
        </w:rPr>
        <w:t>QX1793</w:t>
      </w:r>
      <w:r w:rsidR="00546122" w:rsidRPr="006C670D">
        <w:rPr>
          <w:color w:val="000000" w:themeColor="text1"/>
          <w:sz w:val="24"/>
          <w:szCs w:val="24"/>
        </w:rPr>
        <w:t xml:space="preserve"> strain</w:t>
      </w:r>
      <w:r w:rsidR="006A09A6" w:rsidRPr="006C670D">
        <w:rPr>
          <w:color w:val="000000" w:themeColor="text1"/>
          <w:sz w:val="24"/>
          <w:szCs w:val="24"/>
        </w:rPr>
        <w:t xml:space="preserve">; Gly17Arg Ser50Ala in </w:t>
      </w:r>
      <w:r w:rsidR="00546122" w:rsidRPr="006C670D">
        <w:rPr>
          <w:color w:val="000000" w:themeColor="text1"/>
          <w:sz w:val="24"/>
          <w:szCs w:val="24"/>
        </w:rPr>
        <w:t xml:space="preserve">the </w:t>
      </w:r>
      <w:r w:rsidR="006A09A6" w:rsidRPr="006C670D">
        <w:rPr>
          <w:color w:val="000000" w:themeColor="text1"/>
          <w:sz w:val="24"/>
          <w:szCs w:val="24"/>
        </w:rPr>
        <w:t>CX11276, DL238, ED3046, ED3049, and NIC252</w:t>
      </w:r>
      <w:r w:rsidR="00546122" w:rsidRPr="006C670D">
        <w:rPr>
          <w:color w:val="000000" w:themeColor="text1"/>
          <w:sz w:val="24"/>
          <w:szCs w:val="24"/>
        </w:rPr>
        <w:t xml:space="preserve"> strains</w:t>
      </w:r>
      <w:r w:rsidR="006A09A6" w:rsidRPr="006C670D">
        <w:rPr>
          <w:color w:val="000000" w:themeColor="text1"/>
          <w:sz w:val="24"/>
          <w:szCs w:val="24"/>
        </w:rPr>
        <w:t xml:space="preserve">; Leu184Phe in </w:t>
      </w:r>
      <w:r w:rsidR="00546122" w:rsidRPr="006C670D">
        <w:rPr>
          <w:color w:val="000000" w:themeColor="text1"/>
          <w:sz w:val="24"/>
          <w:szCs w:val="24"/>
        </w:rPr>
        <w:t xml:space="preserve">the </w:t>
      </w:r>
      <w:r w:rsidR="006A09A6" w:rsidRPr="006C670D">
        <w:rPr>
          <w:color w:val="000000" w:themeColor="text1"/>
          <w:sz w:val="24"/>
          <w:szCs w:val="24"/>
        </w:rPr>
        <w:t>ECA36</w:t>
      </w:r>
      <w:r w:rsidR="00546122" w:rsidRPr="006C670D">
        <w:rPr>
          <w:color w:val="000000" w:themeColor="text1"/>
          <w:sz w:val="24"/>
          <w:szCs w:val="24"/>
        </w:rPr>
        <w:t xml:space="preserve"> strain</w:t>
      </w:r>
      <w:r w:rsidR="006A09A6" w:rsidRPr="006C670D">
        <w:rPr>
          <w:color w:val="000000" w:themeColor="text1"/>
          <w:sz w:val="24"/>
          <w:szCs w:val="24"/>
        </w:rPr>
        <w:t>; Ile46Thr in</w:t>
      </w:r>
      <w:r w:rsidR="00546122" w:rsidRPr="006C670D">
        <w:rPr>
          <w:color w:val="000000" w:themeColor="text1"/>
          <w:sz w:val="24"/>
          <w:szCs w:val="24"/>
        </w:rPr>
        <w:t xml:space="preserve"> the</w:t>
      </w:r>
      <w:r w:rsidR="006A09A6" w:rsidRPr="006C670D">
        <w:rPr>
          <w:color w:val="000000" w:themeColor="text1"/>
          <w:sz w:val="24"/>
          <w:szCs w:val="24"/>
        </w:rPr>
        <w:t xml:space="preserve"> QX1792</w:t>
      </w:r>
      <w:r w:rsidR="00546122" w:rsidRPr="006C670D">
        <w:rPr>
          <w:color w:val="000000" w:themeColor="text1"/>
          <w:sz w:val="24"/>
          <w:szCs w:val="24"/>
        </w:rPr>
        <w:t xml:space="preserve"> strain, and only Gly16* in the MY23 and QX1791 strains</w:t>
      </w:r>
      <w:r w:rsidR="00176C19" w:rsidRPr="006C670D">
        <w:rPr>
          <w:color w:val="000000" w:themeColor="text1"/>
          <w:sz w:val="24"/>
          <w:szCs w:val="24"/>
        </w:rPr>
        <w:t>)</w:t>
      </w:r>
      <w:r w:rsidR="006A09A6" w:rsidRPr="006C670D">
        <w:rPr>
          <w:color w:val="000000" w:themeColor="text1"/>
          <w:sz w:val="24"/>
          <w:szCs w:val="24"/>
        </w:rPr>
        <w:t xml:space="preserve">. Strains with the Gly16* variant were 20% more resistant to propionate treatment than strains with no variation in </w:t>
      </w:r>
      <w:r w:rsidR="006A09A6" w:rsidRPr="006C670D">
        <w:rPr>
          <w:i/>
          <w:color w:val="000000" w:themeColor="text1"/>
          <w:sz w:val="24"/>
          <w:szCs w:val="24"/>
        </w:rPr>
        <w:t>glct-3</w:t>
      </w:r>
      <w:r w:rsidR="00B570CB" w:rsidRPr="006C670D">
        <w:rPr>
          <w:i/>
          <w:color w:val="000000" w:themeColor="text1"/>
          <w:sz w:val="24"/>
          <w:szCs w:val="24"/>
        </w:rPr>
        <w:t xml:space="preserve"> </w:t>
      </w:r>
      <w:r w:rsidR="00B570CB" w:rsidRPr="006C670D">
        <w:rPr>
          <w:iCs/>
          <w:color w:val="000000" w:themeColor="text1"/>
          <w:sz w:val="24"/>
          <w:szCs w:val="24"/>
        </w:rPr>
        <w:t>(</w:t>
      </w:r>
      <w:r w:rsidR="00B570CB" w:rsidRPr="006C670D">
        <w:rPr>
          <w:b/>
          <w:bCs/>
          <w:iCs/>
          <w:color w:val="000000" w:themeColor="text1"/>
          <w:sz w:val="24"/>
          <w:szCs w:val="24"/>
        </w:rPr>
        <w:t xml:space="preserve">Figure </w:t>
      </w:r>
      <w:r w:rsidR="003C10CF" w:rsidRPr="007D446C">
        <w:rPr>
          <w:b/>
          <w:bCs/>
          <w:iCs/>
          <w:color w:val="000000" w:themeColor="text1"/>
          <w:sz w:val="24"/>
          <w:szCs w:val="24"/>
        </w:rPr>
        <w:t>4</w:t>
      </w:r>
      <w:r w:rsidR="00AD023B">
        <w:rPr>
          <w:b/>
          <w:bCs/>
          <w:iCs/>
          <w:color w:val="000000" w:themeColor="text1"/>
          <w:sz w:val="24"/>
          <w:szCs w:val="24"/>
        </w:rPr>
        <w:t>B</w:t>
      </w:r>
      <w:r w:rsidR="00B570CB" w:rsidRPr="006C670D">
        <w:rPr>
          <w:iCs/>
          <w:color w:val="000000" w:themeColor="text1"/>
          <w:sz w:val="24"/>
          <w:szCs w:val="24"/>
        </w:rPr>
        <w:t>)</w:t>
      </w:r>
      <w:r w:rsidR="006A09A6" w:rsidRPr="006C670D">
        <w:rPr>
          <w:color w:val="000000" w:themeColor="text1"/>
          <w:sz w:val="24"/>
          <w:szCs w:val="24"/>
        </w:rPr>
        <w:t xml:space="preserve">. </w:t>
      </w:r>
      <w:r w:rsidR="00176C19" w:rsidRPr="006C670D">
        <w:rPr>
          <w:color w:val="000000" w:themeColor="text1"/>
          <w:sz w:val="24"/>
          <w:szCs w:val="24"/>
        </w:rPr>
        <w:t xml:space="preserve">This genomic region explains </w:t>
      </w:r>
      <w:r w:rsidR="00DA4548" w:rsidRPr="006C670D">
        <w:rPr>
          <w:color w:val="000000" w:themeColor="text1"/>
          <w:sz w:val="24"/>
          <w:szCs w:val="24"/>
        </w:rPr>
        <w:t>13.1</w:t>
      </w:r>
      <w:r w:rsidR="00176C19" w:rsidRPr="006C670D">
        <w:rPr>
          <w:color w:val="000000" w:themeColor="text1"/>
          <w:sz w:val="24"/>
          <w:szCs w:val="24"/>
        </w:rPr>
        <w:t xml:space="preserve">% of the </w:t>
      </w:r>
      <w:r w:rsidR="000245E1">
        <w:rPr>
          <w:color w:val="000000" w:themeColor="text1"/>
          <w:sz w:val="24"/>
          <w:szCs w:val="24"/>
        </w:rPr>
        <w:t xml:space="preserve">total genetic </w:t>
      </w:r>
      <w:r w:rsidR="00176C19" w:rsidRPr="006C670D">
        <w:rPr>
          <w:color w:val="000000" w:themeColor="text1"/>
          <w:sz w:val="24"/>
          <w:szCs w:val="24"/>
        </w:rPr>
        <w:t xml:space="preserve">variation in response to exogenous propionate, indicating that, although other loci underlie this trait, this gene is major contributor to natural differences in </w:t>
      </w:r>
      <w:r w:rsidR="006A09A6" w:rsidRPr="006C670D">
        <w:rPr>
          <w:color w:val="000000" w:themeColor="text1"/>
          <w:sz w:val="24"/>
          <w:szCs w:val="24"/>
        </w:rPr>
        <w:t>resistance to propionate.</w:t>
      </w:r>
    </w:p>
    <w:p w14:paraId="559940F7" w14:textId="4F38B440" w:rsidR="006A09A6" w:rsidRPr="006C670D" w:rsidRDefault="006A09A6" w:rsidP="006A09A6">
      <w:pPr>
        <w:spacing w:line="480" w:lineRule="auto"/>
        <w:ind w:firstLine="720"/>
        <w:jc w:val="both"/>
        <w:rPr>
          <w:color w:val="000000" w:themeColor="text1"/>
          <w:sz w:val="24"/>
          <w:szCs w:val="24"/>
        </w:rPr>
      </w:pPr>
      <w:r w:rsidRPr="006C670D">
        <w:rPr>
          <w:color w:val="000000" w:themeColor="text1"/>
          <w:sz w:val="24"/>
          <w:szCs w:val="24"/>
        </w:rPr>
        <w:t xml:space="preserve">To </w:t>
      </w:r>
      <w:r w:rsidR="007B0E12" w:rsidRPr="006C670D">
        <w:rPr>
          <w:color w:val="000000" w:themeColor="text1"/>
          <w:sz w:val="24"/>
          <w:szCs w:val="24"/>
        </w:rPr>
        <w:t xml:space="preserve">test whether variation in the </w:t>
      </w:r>
      <w:r w:rsidR="007B0E12" w:rsidRPr="006C670D">
        <w:rPr>
          <w:i/>
          <w:iCs/>
          <w:color w:val="000000" w:themeColor="text1"/>
          <w:sz w:val="24"/>
          <w:szCs w:val="24"/>
        </w:rPr>
        <w:t>glct-3</w:t>
      </w:r>
      <w:r w:rsidR="007B0E12" w:rsidRPr="006C670D">
        <w:rPr>
          <w:color w:val="000000" w:themeColor="text1"/>
          <w:sz w:val="24"/>
          <w:szCs w:val="24"/>
        </w:rPr>
        <w:t xml:space="preserve"> </w:t>
      </w:r>
      <w:r w:rsidR="00176C19" w:rsidRPr="006C670D">
        <w:rPr>
          <w:color w:val="000000" w:themeColor="text1"/>
          <w:sz w:val="24"/>
          <w:szCs w:val="24"/>
        </w:rPr>
        <w:t xml:space="preserve">is causal </w:t>
      </w:r>
      <w:r w:rsidR="00C47E7F" w:rsidRPr="006C670D">
        <w:rPr>
          <w:color w:val="000000" w:themeColor="text1"/>
          <w:sz w:val="24"/>
          <w:szCs w:val="24"/>
        </w:rPr>
        <w:t>for</w:t>
      </w:r>
      <w:r w:rsidR="00176C19" w:rsidRPr="006C670D">
        <w:rPr>
          <w:color w:val="000000" w:themeColor="text1"/>
          <w:sz w:val="24"/>
          <w:szCs w:val="24"/>
        </w:rPr>
        <w:t xml:space="preserve"> t</w:t>
      </w:r>
      <w:r w:rsidR="007B0E12" w:rsidRPr="006C670D">
        <w:rPr>
          <w:color w:val="000000" w:themeColor="text1"/>
          <w:sz w:val="24"/>
          <w:szCs w:val="24"/>
        </w:rPr>
        <w:t>he difference in propionate sensitivity</w:t>
      </w:r>
      <w:r w:rsidRPr="006C670D">
        <w:rPr>
          <w:color w:val="000000" w:themeColor="text1"/>
          <w:sz w:val="24"/>
          <w:szCs w:val="24"/>
        </w:rPr>
        <w:t xml:space="preserve">, we generated two independent </w:t>
      </w:r>
      <w:r w:rsidRPr="006C670D">
        <w:rPr>
          <w:i/>
          <w:color w:val="000000" w:themeColor="text1"/>
          <w:sz w:val="24"/>
          <w:szCs w:val="24"/>
        </w:rPr>
        <w:t>glct-3</w:t>
      </w:r>
      <w:r w:rsidRPr="006C670D">
        <w:rPr>
          <w:color w:val="000000" w:themeColor="text1"/>
          <w:sz w:val="24"/>
          <w:szCs w:val="24"/>
        </w:rPr>
        <w:t xml:space="preserve"> alleles in the</w:t>
      </w:r>
      <w:r w:rsidR="007B0E12" w:rsidRPr="006C670D">
        <w:rPr>
          <w:color w:val="000000" w:themeColor="text1"/>
          <w:sz w:val="24"/>
          <w:szCs w:val="24"/>
        </w:rPr>
        <w:t xml:space="preserve"> propionate sensitive</w:t>
      </w:r>
      <w:r w:rsidRPr="006C670D">
        <w:rPr>
          <w:color w:val="000000" w:themeColor="text1"/>
          <w:sz w:val="24"/>
          <w:szCs w:val="24"/>
        </w:rPr>
        <w:t xml:space="preserve"> BRC20067 </w:t>
      </w:r>
      <w:r w:rsidR="00784977" w:rsidRPr="006C670D">
        <w:rPr>
          <w:color w:val="000000" w:themeColor="text1"/>
          <w:sz w:val="24"/>
          <w:szCs w:val="24"/>
        </w:rPr>
        <w:t>strain</w:t>
      </w:r>
      <w:r w:rsidRPr="006C670D">
        <w:rPr>
          <w:color w:val="000000" w:themeColor="text1"/>
          <w:sz w:val="24"/>
          <w:szCs w:val="24"/>
        </w:rPr>
        <w:t xml:space="preserve"> using CRISPR-Cas9 genome editing</w:t>
      </w:r>
      <w:r w:rsidR="007B0E12"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PEVuZE5vdGU+PENpdGU+PEF1dGhvcj5LaW08L0F1dGhvcj48WWVhcj4yMDE0PC9ZZWFyPjxSZWNO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PEVuZE5vdGU+PENpdGU+PEF1dGhvcj5LaW08L0F1dGhvcj48WWVhcj4yMDE0PC9ZZWFyPjxSZWNO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[37]</w:t>
      </w:r>
      <w:r w:rsidR="00D873C7">
        <w:rPr>
          <w:color w:val="000000" w:themeColor="text1"/>
          <w:sz w:val="24"/>
          <w:szCs w:val="24"/>
        </w:rPr>
        <w:fldChar w:fldCharType="end"/>
      </w:r>
      <w:r w:rsidRPr="006C670D">
        <w:rPr>
          <w:color w:val="000000" w:themeColor="text1"/>
          <w:sz w:val="24"/>
          <w:szCs w:val="24"/>
        </w:rPr>
        <w:t xml:space="preserve">. The </w:t>
      </w:r>
      <w:r w:rsidRPr="006C670D">
        <w:rPr>
          <w:i/>
          <w:color w:val="000000" w:themeColor="text1"/>
          <w:sz w:val="24"/>
          <w:szCs w:val="24"/>
        </w:rPr>
        <w:t>ww62</w:t>
      </w:r>
      <w:r w:rsidRPr="006C670D">
        <w:rPr>
          <w:color w:val="000000" w:themeColor="text1"/>
          <w:sz w:val="24"/>
          <w:szCs w:val="24"/>
        </w:rPr>
        <w:t xml:space="preserve"> allele has a one base pair deletion at position 57 in the first exon that causes a frameshift in the reading frame</w:t>
      </w:r>
      <w:r w:rsidR="007B0E12" w:rsidRPr="006C670D">
        <w:rPr>
          <w:color w:val="000000" w:themeColor="text1"/>
          <w:sz w:val="24"/>
          <w:szCs w:val="24"/>
        </w:rPr>
        <w:t xml:space="preserve"> leading to </w:t>
      </w:r>
      <w:r w:rsidR="00784977" w:rsidRPr="006C670D">
        <w:rPr>
          <w:color w:val="000000" w:themeColor="text1"/>
          <w:sz w:val="24"/>
          <w:szCs w:val="24"/>
        </w:rPr>
        <w:t>an early stop codon</w:t>
      </w:r>
      <w:r w:rsidRPr="006C670D">
        <w:rPr>
          <w:color w:val="000000" w:themeColor="text1"/>
          <w:sz w:val="24"/>
          <w:szCs w:val="24"/>
        </w:rPr>
        <w:t xml:space="preserve">, and the </w:t>
      </w:r>
      <w:r w:rsidRPr="006C670D">
        <w:rPr>
          <w:i/>
          <w:color w:val="000000" w:themeColor="text1"/>
          <w:sz w:val="24"/>
          <w:szCs w:val="24"/>
        </w:rPr>
        <w:t>ww63</w:t>
      </w:r>
      <w:r w:rsidRPr="006C670D">
        <w:rPr>
          <w:color w:val="000000" w:themeColor="text1"/>
          <w:sz w:val="24"/>
          <w:szCs w:val="24"/>
        </w:rPr>
        <w:t xml:space="preserve"> allele contains the </w:t>
      </w:r>
      <w:r w:rsidR="00176C19" w:rsidRPr="006C670D">
        <w:rPr>
          <w:color w:val="000000" w:themeColor="text1"/>
          <w:sz w:val="24"/>
          <w:szCs w:val="24"/>
        </w:rPr>
        <w:t xml:space="preserve">same </w:t>
      </w:r>
      <w:r w:rsidRPr="006C670D">
        <w:rPr>
          <w:color w:val="000000" w:themeColor="text1"/>
          <w:sz w:val="24"/>
          <w:szCs w:val="24"/>
        </w:rPr>
        <w:t xml:space="preserve">Gly16* </w:t>
      </w:r>
      <w:r w:rsidRPr="006C670D">
        <w:rPr>
          <w:color w:val="000000" w:themeColor="text1"/>
          <w:sz w:val="24"/>
          <w:szCs w:val="24"/>
        </w:rPr>
        <w:lastRenderedPageBreak/>
        <w:t xml:space="preserve">variant </w:t>
      </w:r>
      <w:r w:rsidR="00BF2CFD" w:rsidRPr="006C670D">
        <w:rPr>
          <w:color w:val="000000" w:themeColor="text1"/>
          <w:sz w:val="24"/>
          <w:szCs w:val="24"/>
        </w:rPr>
        <w:t xml:space="preserve">found </w:t>
      </w:r>
      <w:r w:rsidRPr="006C670D">
        <w:rPr>
          <w:color w:val="000000" w:themeColor="text1"/>
          <w:sz w:val="24"/>
          <w:szCs w:val="24"/>
        </w:rPr>
        <w:t xml:space="preserve">in DL238. </w:t>
      </w:r>
      <w:r w:rsidR="00EE6985" w:rsidRPr="006C670D">
        <w:rPr>
          <w:color w:val="000000" w:themeColor="text1"/>
          <w:sz w:val="24"/>
          <w:szCs w:val="24"/>
        </w:rPr>
        <w:t xml:space="preserve">In line with previous experiments, we found that DL238 was more resistant to propionate treatment than BRC20067 (Cohen’s F = 2.433). The strains harboring the </w:t>
      </w:r>
      <w:r w:rsidR="00EE6985" w:rsidRPr="006C670D">
        <w:rPr>
          <w:i/>
          <w:color w:val="000000" w:themeColor="text1"/>
          <w:sz w:val="24"/>
          <w:szCs w:val="24"/>
        </w:rPr>
        <w:t>ww62</w:t>
      </w:r>
      <w:r w:rsidR="00EE6985" w:rsidRPr="006C670D">
        <w:rPr>
          <w:color w:val="000000" w:themeColor="text1"/>
          <w:sz w:val="24"/>
          <w:szCs w:val="24"/>
        </w:rPr>
        <w:t xml:space="preserve"> and </w:t>
      </w:r>
      <w:r w:rsidR="00EE6985" w:rsidRPr="006C670D">
        <w:rPr>
          <w:i/>
          <w:color w:val="000000" w:themeColor="text1"/>
          <w:sz w:val="24"/>
          <w:szCs w:val="24"/>
        </w:rPr>
        <w:t>ww63 alleles</w:t>
      </w:r>
      <w:r w:rsidR="00EE6985" w:rsidRPr="006C670D">
        <w:rPr>
          <w:color w:val="000000" w:themeColor="text1"/>
          <w:sz w:val="24"/>
          <w:szCs w:val="24"/>
        </w:rPr>
        <w:t xml:space="preserve"> recapitulate 23.7% and 57.7% of the difference </w:t>
      </w:r>
      <w:r w:rsidR="00561856" w:rsidRPr="006C670D">
        <w:rPr>
          <w:color w:val="000000" w:themeColor="text1"/>
          <w:sz w:val="24"/>
          <w:szCs w:val="24"/>
        </w:rPr>
        <w:t xml:space="preserve">in propionate sensitivity </w:t>
      </w:r>
      <w:r w:rsidR="00EE6985" w:rsidRPr="006C670D">
        <w:rPr>
          <w:color w:val="000000" w:themeColor="text1"/>
          <w:sz w:val="24"/>
          <w:szCs w:val="24"/>
        </w:rPr>
        <w:t>between DL238 and BRC20067 as measured by Cohen’s F, respectively (</w:t>
      </w:r>
      <w:r w:rsidR="00EE6985" w:rsidRPr="006C670D">
        <w:rPr>
          <w:b/>
          <w:color w:val="000000" w:themeColor="text1"/>
          <w:sz w:val="24"/>
          <w:szCs w:val="24"/>
        </w:rPr>
        <w:t xml:space="preserve">Figure </w:t>
      </w:r>
      <w:r w:rsidR="00AD023B" w:rsidRPr="006C670D">
        <w:rPr>
          <w:b/>
          <w:color w:val="000000" w:themeColor="text1"/>
          <w:sz w:val="24"/>
          <w:szCs w:val="24"/>
        </w:rPr>
        <w:t>4</w:t>
      </w:r>
      <w:r w:rsidR="00AD023B">
        <w:rPr>
          <w:b/>
          <w:color w:val="000000" w:themeColor="text1"/>
          <w:sz w:val="24"/>
          <w:szCs w:val="24"/>
        </w:rPr>
        <w:t>C</w:t>
      </w:r>
      <w:ins w:id="8" w:author="Stefan Zdraljevic" w:date="2020-01-28T10:50:00Z">
        <w:r w:rsidR="003D5304">
          <w:rPr>
            <w:b/>
            <w:color w:val="000000" w:themeColor="text1"/>
            <w:sz w:val="24"/>
            <w:szCs w:val="24"/>
          </w:rPr>
          <w:t>, Table S</w:t>
        </w:r>
      </w:ins>
      <w:ins w:id="9" w:author="Stefan Zdraljevic" w:date="2020-01-28T10:51:00Z">
        <w:r w:rsidR="003D5304">
          <w:rPr>
            <w:b/>
            <w:color w:val="000000" w:themeColor="text1"/>
            <w:sz w:val="24"/>
            <w:szCs w:val="24"/>
          </w:rPr>
          <w:t>7</w:t>
        </w:r>
      </w:ins>
      <w:r w:rsidR="00EE6985" w:rsidRPr="006C670D">
        <w:rPr>
          <w:color w:val="000000" w:themeColor="text1"/>
          <w:sz w:val="24"/>
          <w:szCs w:val="24"/>
        </w:rPr>
        <w:t>),</w:t>
      </w:r>
      <w:r w:rsidRPr="006C670D">
        <w:rPr>
          <w:color w:val="000000" w:themeColor="text1"/>
          <w:sz w:val="24"/>
          <w:szCs w:val="24"/>
        </w:rPr>
        <w:t xml:space="preserve"> </w:t>
      </w:r>
      <w:r w:rsidR="007B0E12" w:rsidRPr="006C670D">
        <w:rPr>
          <w:color w:val="000000" w:themeColor="text1"/>
          <w:sz w:val="24"/>
          <w:szCs w:val="24"/>
        </w:rPr>
        <w:t>demonstrating</w:t>
      </w:r>
      <w:r w:rsidRPr="006C670D">
        <w:rPr>
          <w:color w:val="000000" w:themeColor="text1"/>
          <w:sz w:val="24"/>
          <w:szCs w:val="24"/>
        </w:rPr>
        <w:t xml:space="preserve"> that the loss of </w:t>
      </w:r>
      <w:r w:rsidRPr="006C670D">
        <w:rPr>
          <w:i/>
          <w:color w:val="000000" w:themeColor="text1"/>
          <w:sz w:val="24"/>
          <w:szCs w:val="24"/>
        </w:rPr>
        <w:t xml:space="preserve">glct-3 </w:t>
      </w:r>
      <w:r w:rsidRPr="006C670D">
        <w:rPr>
          <w:color w:val="000000" w:themeColor="text1"/>
          <w:sz w:val="24"/>
          <w:szCs w:val="24"/>
        </w:rPr>
        <w:t>function confers resistance to propionate</w:t>
      </w:r>
      <w:r w:rsidR="00D31506" w:rsidRPr="006C670D">
        <w:rPr>
          <w:color w:val="000000" w:themeColor="text1"/>
          <w:sz w:val="24"/>
          <w:szCs w:val="24"/>
        </w:rPr>
        <w:t>.</w:t>
      </w:r>
    </w:p>
    <w:p w14:paraId="4FAEA8C8" w14:textId="5D474752" w:rsidR="000245E1" w:rsidRDefault="009021EC" w:rsidP="006A09A6">
      <w:pPr>
        <w:spacing w:line="480" w:lineRule="auto"/>
        <w:ind w:firstLine="720"/>
        <w:jc w:val="both"/>
        <w:rPr>
          <w:color w:val="000000" w:themeColor="text1"/>
          <w:sz w:val="24"/>
          <w:szCs w:val="24"/>
        </w:rPr>
      </w:pPr>
      <w:r w:rsidRPr="006C670D">
        <w:rPr>
          <w:color w:val="000000" w:themeColor="text1"/>
          <w:sz w:val="24"/>
          <w:szCs w:val="24"/>
        </w:rPr>
        <w:t xml:space="preserve"> To understand how variation in </w:t>
      </w:r>
      <w:r w:rsidRPr="006C670D">
        <w:rPr>
          <w:i/>
          <w:color w:val="000000" w:themeColor="text1"/>
          <w:sz w:val="24"/>
          <w:szCs w:val="24"/>
        </w:rPr>
        <w:t xml:space="preserve">glct-3 </w:t>
      </w:r>
      <w:r w:rsidRPr="006C670D">
        <w:rPr>
          <w:color w:val="000000" w:themeColor="text1"/>
          <w:sz w:val="24"/>
          <w:szCs w:val="24"/>
        </w:rPr>
        <w:t xml:space="preserve">might have arisen in the </w:t>
      </w:r>
      <w:r w:rsidRPr="006C670D">
        <w:rPr>
          <w:i/>
          <w:color w:val="000000" w:themeColor="text1"/>
          <w:sz w:val="24"/>
          <w:szCs w:val="24"/>
        </w:rPr>
        <w:t xml:space="preserve">C. elegans </w:t>
      </w:r>
      <w:r w:rsidRPr="006C670D">
        <w:rPr>
          <w:color w:val="000000" w:themeColor="text1"/>
          <w:sz w:val="24"/>
          <w:szCs w:val="24"/>
        </w:rPr>
        <w:t xml:space="preserve">species, we investigated the frequency of this allele across the population and the strains that harbor strongly deleterious variants. More than 330 wild </w:t>
      </w:r>
      <w:r w:rsidRPr="006C670D">
        <w:rPr>
          <w:i/>
          <w:color w:val="000000" w:themeColor="text1"/>
          <w:sz w:val="24"/>
          <w:szCs w:val="24"/>
        </w:rPr>
        <w:t>C. elegans</w:t>
      </w:r>
      <w:r w:rsidRPr="006C670D">
        <w:rPr>
          <w:color w:val="000000" w:themeColor="text1"/>
          <w:sz w:val="24"/>
          <w:szCs w:val="24"/>
        </w:rPr>
        <w:t xml:space="preserve"> strains are currently available in CeNDR</w:t>
      </w:r>
      <w:r w:rsidRPr="000245E1">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&lt;EndNote&gt;&lt;Cite&gt;&lt;Author&gt;Cook&lt;/Author&gt;&lt;Year&gt;2017&lt;/Year&gt;&lt;RecNum&gt;3365&lt;/RecNum&gt;&lt;DisplayText&gt;[31]&lt;/DisplayText&gt;&lt;record&gt;&lt;rec-number&gt;3365&lt;/rec-number&gt;&lt;foreign-keys&gt;&lt;key app="EN" db-id="tfwxtpvvivxzfve50ee5x95y0afzp9xf0s5p" timestamp="1571668491"&gt;3365&lt;/key&gt;&lt;/foreign-keys&gt;&lt;ref-type name="Journal Article"&gt;17&lt;/ref-type&gt;&lt;contributors&gt;&lt;authors&gt;&lt;author&gt;Cook, D. E.&lt;/author&gt;&lt;author&gt;Zdraljevic, S.&lt;/author&gt;&lt;author&gt;Roberts, J. P.&lt;/author&gt;&lt;author&gt;Andersen, E. C.&lt;/author&gt;&lt;/authors&gt;&lt;/contributors&gt;&lt;auth-address&gt;Interdisciplinary Biological Sciences Program, Northwestern University, Evanston, IL 60208, USA.&amp;#xD;Department of Molecular Biosciences, Northwestern University, Evanston, IL 60208, USA.&amp;#xD;Department of Molecular Biosciences, Northwestern University, Evanston, IL 60208, USA Erik.Andersen@Northwestern.edu.&lt;/auth-address&gt;&lt;titles&gt;&lt;title&gt;&lt;style face="normal" font="default" size="100%"&gt;CeNDR, the &lt;/style&gt;&lt;style face="italic" font="default" size="100%"&gt;Caenorhabditis elegans &lt;/style&gt;&lt;style face="normal" font="default" size="100%"&gt;natural diversity resource&lt;/style&gt;&lt;/title&gt;&lt;secondary-title&gt;Nucleic Acids Res&lt;/secondary-title&gt;&lt;/titles&gt;&lt;periodical&gt;&lt;full-title&gt;Nucleic Acids Res&lt;/full-title&gt;&lt;/periodical&gt;&lt;pages&gt;D650-D657&lt;/pages&gt;&lt;volume&gt;45&lt;/volume&gt;&lt;number&gt;D1&lt;/number&gt;&lt;dates&gt;&lt;year&gt;2017&lt;/year&gt;&lt;pub-dates&gt;&lt;date&gt;Jan 04&lt;/date&gt;&lt;/pub-dates&gt;&lt;/dates&gt;&lt;isbn&gt;1362-4962 (Electronic)&amp;#xD;0305-1048 (Linking)&lt;/isbn&gt;&lt;accession-num&gt;27701074&lt;/accession-num&gt;&lt;urls&gt;&lt;related-urls&gt;&lt;url&gt;https://www.ncbi.nlm.nih.gov/pubmed/27701074&lt;/url&gt;&lt;/related-urls&gt;&lt;/urls&gt;&lt;custom2&gt;PMC5210618&lt;/custom2&gt;&lt;electronic-resource-num&gt;10.1093/nar/gkw893&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[31]</w:t>
      </w:r>
      <w:r w:rsidR="00D873C7">
        <w:rPr>
          <w:color w:val="000000" w:themeColor="text1"/>
          <w:sz w:val="24"/>
          <w:szCs w:val="24"/>
        </w:rPr>
        <w:fldChar w:fldCharType="end"/>
      </w:r>
      <w:r w:rsidRPr="006C670D">
        <w:rPr>
          <w:color w:val="000000" w:themeColor="text1"/>
          <w:sz w:val="24"/>
          <w:szCs w:val="24"/>
        </w:rPr>
        <w:t xml:space="preserve">, 42 of these strains contain the Gly16* variant in </w:t>
      </w:r>
      <w:r w:rsidRPr="006C670D">
        <w:rPr>
          <w:i/>
          <w:iCs/>
          <w:color w:val="000000" w:themeColor="text1"/>
          <w:sz w:val="24"/>
          <w:szCs w:val="24"/>
        </w:rPr>
        <w:t>glct-3</w:t>
      </w:r>
      <w:r w:rsidRPr="006C670D">
        <w:rPr>
          <w:color w:val="000000" w:themeColor="text1"/>
          <w:sz w:val="24"/>
          <w:szCs w:val="24"/>
        </w:rPr>
        <w:t>. The majority of strains that contain the Gly16* variant (33/42) were isolated on the Hawaiian islands (</w:t>
      </w:r>
      <w:r w:rsidR="00AD023B">
        <w:rPr>
          <w:b/>
          <w:color w:val="000000" w:themeColor="text1"/>
          <w:sz w:val="24"/>
          <w:szCs w:val="24"/>
        </w:rPr>
        <w:t>Figure S5</w:t>
      </w:r>
      <w:r w:rsidRPr="006C670D">
        <w:rPr>
          <w:color w:val="000000" w:themeColor="text1"/>
          <w:sz w:val="24"/>
          <w:szCs w:val="24"/>
        </w:rPr>
        <w:t xml:space="preserve">), which are known to harbor the most genetically divergent </w:t>
      </w:r>
      <w:r w:rsidRPr="006C670D">
        <w:rPr>
          <w:i/>
          <w:color w:val="000000" w:themeColor="text1"/>
          <w:sz w:val="24"/>
          <w:szCs w:val="24"/>
        </w:rPr>
        <w:t>C. elegans</w:t>
      </w:r>
      <w:r w:rsidRPr="006C670D">
        <w:rPr>
          <w:color w:val="000000" w:themeColor="text1"/>
          <w:sz w:val="24"/>
          <w:szCs w:val="24"/>
        </w:rPr>
        <w:t xml:space="preserve"> individuals </w:t>
      </w:r>
      <w:r w:rsidR="00D873C7">
        <w:rPr>
          <w:color w:val="000000" w:themeColor="text1"/>
          <w:sz w:val="24"/>
          <w:szCs w:val="24"/>
        </w:rPr>
        <w:fldChar w:fldCharType="begin">
          <w:fldData xml:space="preserve">PEVuZE5vdGU+PENpdGU+PEF1dGhvcj5Dcm9tYmllPC9BdXRob3I+PFllYXI+MjAxOTwvWWVhcj48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PEVuZE5vdGU+PENpdGU+PEF1dGhvcj5Dcm9tYmllPC9BdXRob3I+PFllYXI+MjAxOTwvWWVhcj48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[10]</w:t>
      </w:r>
      <w:r w:rsidR="00D873C7">
        <w:rPr>
          <w:color w:val="000000" w:themeColor="text1"/>
          <w:sz w:val="24"/>
          <w:szCs w:val="24"/>
        </w:rPr>
        <w:fldChar w:fldCharType="end"/>
      </w:r>
      <w:r w:rsidRPr="006C670D">
        <w:rPr>
          <w:color w:val="000000" w:themeColor="text1"/>
          <w:sz w:val="24"/>
          <w:szCs w:val="24"/>
        </w:rPr>
        <w:t xml:space="preserve">. An additional three strains also have variants that are predicted to cause a loss of </w:t>
      </w:r>
      <w:r w:rsidRPr="006C670D">
        <w:rPr>
          <w:i/>
          <w:color w:val="000000" w:themeColor="text1"/>
          <w:sz w:val="24"/>
          <w:szCs w:val="24"/>
        </w:rPr>
        <w:t>glct-3</w:t>
      </w:r>
      <w:r w:rsidRPr="006C670D">
        <w:rPr>
          <w:color w:val="000000" w:themeColor="text1"/>
          <w:sz w:val="24"/>
          <w:szCs w:val="24"/>
        </w:rPr>
        <w:t xml:space="preserve"> function (ECA733, JU1395, and ECA723). In agreement with the geographic distribution of the Gly16* allele, strains that harbor this allele are among the set of highly genetically divergent </w:t>
      </w:r>
      <w:r w:rsidRPr="006C670D">
        <w:rPr>
          <w:i/>
          <w:color w:val="000000" w:themeColor="text1"/>
          <w:sz w:val="24"/>
          <w:szCs w:val="24"/>
        </w:rPr>
        <w:t>C. elegans</w:t>
      </w:r>
      <w:r w:rsidRPr="006C670D">
        <w:rPr>
          <w:color w:val="000000" w:themeColor="text1"/>
          <w:sz w:val="24"/>
          <w:szCs w:val="24"/>
        </w:rPr>
        <w:t xml:space="preserve"> strains (</w:t>
      </w:r>
      <w:r w:rsidRPr="006C670D">
        <w:rPr>
          <w:b/>
          <w:color w:val="000000" w:themeColor="text1"/>
          <w:sz w:val="24"/>
          <w:szCs w:val="24"/>
        </w:rPr>
        <w:t xml:space="preserve">Figure </w:t>
      </w:r>
      <w:r w:rsidR="00AD023B">
        <w:rPr>
          <w:b/>
          <w:color w:val="000000" w:themeColor="text1"/>
          <w:sz w:val="24"/>
          <w:szCs w:val="24"/>
        </w:rPr>
        <w:t>S6</w:t>
      </w:r>
      <w:ins w:id="10" w:author="Stefan Zdraljevic" w:date="2020-01-28T11:03:00Z">
        <w:r w:rsidR="00CB206A">
          <w:rPr>
            <w:b/>
            <w:color w:val="000000" w:themeColor="text1"/>
            <w:sz w:val="24"/>
            <w:szCs w:val="24"/>
          </w:rPr>
          <w:t>, Table S8</w:t>
        </w:r>
      </w:ins>
      <w:r w:rsidRPr="006C670D">
        <w:rPr>
          <w:color w:val="000000" w:themeColor="text1"/>
          <w:sz w:val="24"/>
          <w:szCs w:val="24"/>
        </w:rPr>
        <w:t xml:space="preserve">). However, not all of the genetically divergent strains harbor variation in </w:t>
      </w:r>
      <w:r w:rsidRPr="006C670D">
        <w:rPr>
          <w:i/>
          <w:color w:val="000000" w:themeColor="text1"/>
          <w:sz w:val="24"/>
          <w:szCs w:val="24"/>
        </w:rPr>
        <w:t>glct-3</w:t>
      </w:r>
      <w:r w:rsidRPr="006C670D">
        <w:rPr>
          <w:color w:val="000000" w:themeColor="text1"/>
          <w:sz w:val="24"/>
          <w:szCs w:val="24"/>
        </w:rPr>
        <w:t>.</w:t>
      </w:r>
    </w:p>
    <w:p w14:paraId="78CA70C4" w14:textId="432AD500" w:rsidR="005F60D9" w:rsidRPr="006C670D" w:rsidRDefault="000245E1" w:rsidP="006A09A6">
      <w:pPr>
        <w:spacing w:line="480" w:lineRule="auto"/>
        <w:ind w:firstLine="720"/>
        <w:jc w:val="both"/>
        <w:rPr>
          <w:color w:val="000000" w:themeColor="text1"/>
          <w:sz w:val="24"/>
          <w:szCs w:val="24"/>
        </w:rPr>
      </w:pPr>
      <w:r w:rsidRPr="006C670D">
        <w:rPr>
          <w:color w:val="000000" w:themeColor="text1"/>
          <w:sz w:val="24"/>
          <w:szCs w:val="24"/>
          <w:highlight w:val="white"/>
        </w:rPr>
        <w:t xml:space="preserve">To further explore the evolutionary history of the </w:t>
      </w:r>
      <w:r w:rsidRPr="006C670D">
        <w:rPr>
          <w:i/>
          <w:color w:val="000000" w:themeColor="text1"/>
          <w:sz w:val="24"/>
          <w:szCs w:val="24"/>
          <w:highlight w:val="white"/>
        </w:rPr>
        <w:t>glct-3</w:t>
      </w:r>
      <w:r w:rsidRPr="006C670D">
        <w:rPr>
          <w:color w:val="000000" w:themeColor="text1"/>
          <w:sz w:val="24"/>
          <w:szCs w:val="24"/>
          <w:highlight w:val="white"/>
        </w:rPr>
        <w:t xml:space="preserve"> gene, we examined the conservation of </w:t>
      </w:r>
      <w:r w:rsidRPr="006C670D">
        <w:rPr>
          <w:i/>
          <w:iCs/>
          <w:color w:val="000000" w:themeColor="text1"/>
          <w:sz w:val="24"/>
          <w:szCs w:val="24"/>
          <w:highlight w:val="white"/>
        </w:rPr>
        <w:t>glct-3</w:t>
      </w:r>
      <w:r w:rsidRPr="006C670D">
        <w:rPr>
          <w:color w:val="000000" w:themeColor="text1"/>
          <w:sz w:val="24"/>
          <w:szCs w:val="24"/>
          <w:highlight w:val="white"/>
        </w:rPr>
        <w:t xml:space="preserve"> paralogs and their orthologs. </w:t>
      </w:r>
      <w:r w:rsidRPr="006C670D">
        <w:rPr>
          <w:color w:val="000000" w:themeColor="text1"/>
          <w:sz w:val="24"/>
          <w:szCs w:val="24"/>
        </w:rPr>
        <w:t xml:space="preserve">The </w:t>
      </w:r>
      <w:r w:rsidRPr="006C670D">
        <w:rPr>
          <w:i/>
          <w:color w:val="000000" w:themeColor="text1"/>
          <w:sz w:val="24"/>
          <w:szCs w:val="24"/>
        </w:rPr>
        <w:t>glct-3</w:t>
      </w:r>
      <w:r w:rsidRPr="006C670D">
        <w:rPr>
          <w:color w:val="000000" w:themeColor="text1"/>
          <w:sz w:val="24"/>
          <w:szCs w:val="24"/>
        </w:rPr>
        <w:t xml:space="preserve"> gene encodes a </w:t>
      </w:r>
      <w:proofErr w:type="spellStart"/>
      <w:r w:rsidRPr="006C670D">
        <w:rPr>
          <w:color w:val="000000" w:themeColor="text1"/>
          <w:sz w:val="24"/>
          <w:szCs w:val="24"/>
        </w:rPr>
        <w:t>glucuronosyl</w:t>
      </w:r>
      <w:proofErr w:type="spellEnd"/>
      <w:r w:rsidRPr="006C670D">
        <w:rPr>
          <w:color w:val="000000" w:themeColor="text1"/>
          <w:sz w:val="24"/>
          <w:szCs w:val="24"/>
        </w:rPr>
        <w:t xml:space="preserve"> transferase-like protein that has six paralogs in </w:t>
      </w:r>
      <w:r w:rsidRPr="006C670D">
        <w:rPr>
          <w:i/>
          <w:color w:val="000000" w:themeColor="text1"/>
          <w:sz w:val="24"/>
          <w:szCs w:val="24"/>
        </w:rPr>
        <w:t>C. elegans</w:t>
      </w:r>
      <w:r w:rsidRPr="006C670D">
        <w:rPr>
          <w:color w:val="000000" w:themeColor="text1"/>
          <w:sz w:val="24"/>
          <w:szCs w:val="24"/>
        </w:rPr>
        <w:t xml:space="preserve">, including five closely related genes </w:t>
      </w:r>
      <w:r w:rsidRPr="006C670D">
        <w:rPr>
          <w:i/>
          <w:color w:val="000000" w:themeColor="text1"/>
          <w:sz w:val="24"/>
          <w:szCs w:val="24"/>
        </w:rPr>
        <w:t>glct-1</w:t>
      </w:r>
      <w:r w:rsidRPr="006C670D">
        <w:rPr>
          <w:color w:val="000000" w:themeColor="text1"/>
          <w:sz w:val="24"/>
          <w:szCs w:val="24"/>
        </w:rPr>
        <w:t xml:space="preserve">, </w:t>
      </w:r>
      <w:r w:rsidRPr="006C670D">
        <w:rPr>
          <w:i/>
          <w:color w:val="000000" w:themeColor="text1"/>
          <w:sz w:val="24"/>
          <w:szCs w:val="24"/>
        </w:rPr>
        <w:t>glct-2</w:t>
      </w:r>
      <w:r w:rsidRPr="006C670D">
        <w:rPr>
          <w:color w:val="000000" w:themeColor="text1"/>
          <w:sz w:val="24"/>
          <w:szCs w:val="24"/>
        </w:rPr>
        <w:t xml:space="preserve">, </w:t>
      </w:r>
      <w:r w:rsidRPr="006C670D">
        <w:rPr>
          <w:i/>
          <w:color w:val="000000" w:themeColor="text1"/>
          <w:sz w:val="24"/>
          <w:szCs w:val="24"/>
        </w:rPr>
        <w:t>glct-4</w:t>
      </w:r>
      <w:r w:rsidRPr="006C670D">
        <w:rPr>
          <w:color w:val="000000" w:themeColor="text1"/>
          <w:sz w:val="24"/>
          <w:szCs w:val="24"/>
        </w:rPr>
        <w:t xml:space="preserve">, </w:t>
      </w:r>
      <w:r w:rsidRPr="006C670D">
        <w:rPr>
          <w:i/>
          <w:color w:val="000000" w:themeColor="text1"/>
          <w:sz w:val="24"/>
          <w:szCs w:val="24"/>
        </w:rPr>
        <w:t>glct-5</w:t>
      </w:r>
      <w:r w:rsidRPr="006C670D">
        <w:rPr>
          <w:color w:val="000000" w:themeColor="text1"/>
          <w:sz w:val="24"/>
          <w:szCs w:val="24"/>
        </w:rPr>
        <w:t xml:space="preserve">, and </w:t>
      </w:r>
      <w:r w:rsidRPr="006C670D">
        <w:rPr>
          <w:i/>
          <w:color w:val="000000" w:themeColor="text1"/>
          <w:sz w:val="24"/>
          <w:szCs w:val="24"/>
        </w:rPr>
        <w:t>glct-6</w:t>
      </w:r>
      <w:r w:rsidRPr="006C670D">
        <w:rPr>
          <w:color w:val="000000" w:themeColor="text1"/>
          <w:sz w:val="24"/>
          <w:szCs w:val="24"/>
        </w:rPr>
        <w:t xml:space="preserve">, and one distantly related paralog </w:t>
      </w:r>
      <w:r w:rsidRPr="006C670D">
        <w:rPr>
          <w:i/>
          <w:color w:val="000000" w:themeColor="text1"/>
          <w:sz w:val="24"/>
          <w:szCs w:val="24"/>
        </w:rPr>
        <w:t>sqv-8</w:t>
      </w:r>
      <w:r w:rsidRPr="006C670D">
        <w:rPr>
          <w:color w:val="000000" w:themeColor="text1"/>
          <w:sz w:val="24"/>
          <w:szCs w:val="24"/>
        </w:rPr>
        <w:t>, which we will not discuss further (</w:t>
      </w:r>
      <w:r w:rsidRPr="006C670D">
        <w:rPr>
          <w:b/>
          <w:color w:val="000000" w:themeColor="text1"/>
          <w:sz w:val="24"/>
          <w:szCs w:val="24"/>
        </w:rPr>
        <w:t>Figure 5A</w:t>
      </w:r>
      <w:ins w:id="11" w:author="Stefan Zdraljevic" w:date="2020-01-28T11:04:00Z">
        <w:r w:rsidR="00CB206A">
          <w:rPr>
            <w:b/>
            <w:color w:val="000000" w:themeColor="text1"/>
            <w:sz w:val="24"/>
            <w:szCs w:val="24"/>
          </w:rPr>
          <w:t xml:space="preserve">, </w:t>
        </w:r>
        <w:r w:rsidR="005F17AB">
          <w:rPr>
            <w:b/>
            <w:color w:val="000000" w:themeColor="text1"/>
            <w:sz w:val="24"/>
            <w:szCs w:val="24"/>
          </w:rPr>
          <w:t>Table S9-10</w:t>
        </w:r>
      </w:ins>
      <w:r w:rsidRPr="006C670D">
        <w:rPr>
          <w:color w:val="000000" w:themeColor="text1"/>
          <w:sz w:val="24"/>
          <w:szCs w:val="24"/>
        </w:rPr>
        <w:t xml:space="preserve">). Five </w:t>
      </w:r>
      <w:proofErr w:type="spellStart"/>
      <w:r w:rsidRPr="006C670D">
        <w:rPr>
          <w:i/>
          <w:iCs/>
          <w:color w:val="000000" w:themeColor="text1"/>
          <w:sz w:val="24"/>
          <w:szCs w:val="24"/>
        </w:rPr>
        <w:t>glct</w:t>
      </w:r>
      <w:proofErr w:type="spellEnd"/>
      <w:r w:rsidRPr="006C670D">
        <w:rPr>
          <w:color w:val="000000" w:themeColor="text1"/>
          <w:sz w:val="24"/>
          <w:szCs w:val="24"/>
        </w:rPr>
        <w:t xml:space="preserve"> genes (1-5) are located on an 80 kb region on chromosome I, and </w:t>
      </w:r>
      <w:r w:rsidRPr="006C670D">
        <w:rPr>
          <w:i/>
          <w:color w:val="000000" w:themeColor="text1"/>
          <w:sz w:val="24"/>
          <w:szCs w:val="24"/>
        </w:rPr>
        <w:t>glct-6</w:t>
      </w:r>
      <w:r w:rsidRPr="006C670D">
        <w:rPr>
          <w:color w:val="000000" w:themeColor="text1"/>
          <w:sz w:val="24"/>
          <w:szCs w:val="24"/>
        </w:rPr>
        <w:t xml:space="preserve"> is located on </w:t>
      </w:r>
      <w:r w:rsidRPr="006C670D">
        <w:rPr>
          <w:color w:val="000000" w:themeColor="text1"/>
          <w:sz w:val="24"/>
          <w:szCs w:val="24"/>
        </w:rPr>
        <w:lastRenderedPageBreak/>
        <w:t xml:space="preserve">chromosome IV. The close proximity of five of the six paralogs suggests that these genes are the products of gene duplication events, as observed for other gene families in </w:t>
      </w:r>
      <w:r w:rsidRPr="006C670D">
        <w:rPr>
          <w:i/>
          <w:color w:val="000000" w:themeColor="text1"/>
          <w:sz w:val="24"/>
          <w:szCs w:val="24"/>
        </w:rPr>
        <w:t>C. elegans</w:t>
      </w:r>
      <w:r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PEVuZE5vdGU+PENpdGU+PEF1dGhvcj5MZWU8L0F1dGhvcj48WWVhcj4yMDE5PC9ZZWFyPjxSZWNO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PEVuZE5vdGU+PENpdGU+PEF1dGhvcj5MZWU8L0F1dGhvcj48WWVhcj4yMDE5PC9ZZWFyPjxSZWNO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[38-40]</w:t>
      </w:r>
      <w:r w:rsidR="00D873C7">
        <w:rPr>
          <w:color w:val="000000" w:themeColor="text1"/>
          <w:sz w:val="24"/>
          <w:szCs w:val="24"/>
        </w:rPr>
        <w:fldChar w:fldCharType="end"/>
      </w:r>
      <w:r w:rsidRPr="006C670D">
        <w:rPr>
          <w:color w:val="000000" w:themeColor="text1"/>
          <w:sz w:val="24"/>
          <w:szCs w:val="24"/>
        </w:rPr>
        <w:t xml:space="preserve">. We observed elevated levels of variation in the genomic region that contains </w:t>
      </w:r>
      <w:r w:rsidRPr="006C670D">
        <w:rPr>
          <w:i/>
          <w:color w:val="000000" w:themeColor="text1"/>
          <w:sz w:val="24"/>
          <w:szCs w:val="24"/>
        </w:rPr>
        <w:t>glct-1</w:t>
      </w:r>
      <w:r w:rsidRPr="006C670D">
        <w:rPr>
          <w:color w:val="000000" w:themeColor="text1"/>
          <w:sz w:val="24"/>
          <w:szCs w:val="24"/>
        </w:rPr>
        <w:t xml:space="preserve"> through </w:t>
      </w:r>
      <w:r w:rsidRPr="006C670D">
        <w:rPr>
          <w:i/>
          <w:color w:val="000000" w:themeColor="text1"/>
          <w:sz w:val="24"/>
          <w:szCs w:val="24"/>
        </w:rPr>
        <w:t>glct-5</w:t>
      </w:r>
      <w:r w:rsidRPr="006C670D">
        <w:rPr>
          <w:color w:val="000000" w:themeColor="text1"/>
          <w:sz w:val="24"/>
          <w:szCs w:val="24"/>
        </w:rPr>
        <w:t xml:space="preserve"> (</w:t>
      </w:r>
      <w:r w:rsidRPr="006C670D">
        <w:rPr>
          <w:b/>
          <w:color w:val="000000" w:themeColor="text1"/>
          <w:sz w:val="24"/>
          <w:szCs w:val="24"/>
        </w:rPr>
        <w:t>Figure 5B</w:t>
      </w:r>
      <w:ins w:id="12" w:author="Stefan Zdraljevic" w:date="2020-01-28T11:05:00Z">
        <w:r w:rsidR="005F17AB">
          <w:rPr>
            <w:b/>
            <w:color w:val="000000" w:themeColor="text1"/>
            <w:sz w:val="24"/>
            <w:szCs w:val="24"/>
          </w:rPr>
          <w:t>, Table S11</w:t>
        </w:r>
      </w:ins>
      <w:r w:rsidRPr="006C670D">
        <w:rPr>
          <w:color w:val="000000" w:themeColor="text1"/>
          <w:sz w:val="24"/>
          <w:szCs w:val="24"/>
        </w:rPr>
        <w:t xml:space="preserve">), which supports the hypothesis that these sequences duplicated at some point in the </w:t>
      </w:r>
      <w:r w:rsidRPr="006C670D">
        <w:rPr>
          <w:i/>
          <w:color w:val="000000" w:themeColor="text1"/>
          <w:sz w:val="24"/>
          <w:szCs w:val="24"/>
        </w:rPr>
        <w:t>C. elegans</w:t>
      </w:r>
      <w:r w:rsidRPr="006C670D">
        <w:rPr>
          <w:color w:val="000000" w:themeColor="text1"/>
          <w:sz w:val="24"/>
          <w:szCs w:val="24"/>
        </w:rPr>
        <w:t xml:space="preserve"> lineage and then diverged. </w:t>
      </w:r>
      <w:r w:rsidR="009021EC" w:rsidRPr="006C670D">
        <w:rPr>
          <w:color w:val="000000" w:themeColor="text1"/>
          <w:sz w:val="24"/>
          <w:szCs w:val="24"/>
        </w:rPr>
        <w:t xml:space="preserve">Furthermore, the pattern of polymorphism in the six </w:t>
      </w:r>
      <w:r w:rsidR="009021EC" w:rsidRPr="006C670D">
        <w:rPr>
          <w:i/>
          <w:color w:val="000000" w:themeColor="text1"/>
          <w:sz w:val="24"/>
          <w:szCs w:val="24"/>
        </w:rPr>
        <w:t xml:space="preserve">C. elegans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paralogs suggests that after the initial duplication event, the function of the </w:t>
      </w:r>
      <w:r w:rsidR="009021EC" w:rsidRPr="006C670D">
        <w:rPr>
          <w:i/>
          <w:color w:val="000000" w:themeColor="text1"/>
          <w:sz w:val="24"/>
          <w:szCs w:val="24"/>
        </w:rPr>
        <w:t>glct-6</w:t>
      </w:r>
      <w:r w:rsidR="009021EC" w:rsidRPr="006C670D">
        <w:rPr>
          <w:color w:val="000000" w:themeColor="text1"/>
          <w:sz w:val="24"/>
          <w:szCs w:val="24"/>
        </w:rPr>
        <w:t xml:space="preserve"> gene was retained, which is indicated by the absence of deleterious variants in this gene among wild isolates </w:t>
      </w:r>
      <w:r w:rsidR="00B115D4" w:rsidRPr="006C670D">
        <w:rPr>
          <w:color w:val="000000" w:themeColor="text1"/>
          <w:sz w:val="24"/>
          <w:szCs w:val="24"/>
        </w:rPr>
        <w:t>(</w:t>
      </w:r>
      <w:r w:rsidR="00B115D4" w:rsidRPr="006C670D">
        <w:rPr>
          <w:b/>
          <w:color w:val="000000" w:themeColor="text1"/>
          <w:sz w:val="24"/>
          <w:szCs w:val="24"/>
        </w:rPr>
        <w:t>Figure 5B</w:t>
      </w:r>
      <w:r w:rsidR="00B115D4" w:rsidRPr="006C670D">
        <w:rPr>
          <w:color w:val="000000" w:themeColor="text1"/>
          <w:sz w:val="24"/>
          <w:szCs w:val="24"/>
        </w:rPr>
        <w:t>)</w:t>
      </w:r>
      <w:r w:rsidR="00B115D4">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&lt;EndNote&gt;&lt;Cite&gt;&lt;Author&gt;Cook&lt;/Author&gt;&lt;Year&gt;2017&lt;/Year&gt;&lt;RecNum&gt;3365&lt;/RecNum&gt;&lt;DisplayText&gt;[31]&lt;/DisplayText&gt;&lt;record&gt;&lt;rec-number&gt;3365&lt;/rec-number&gt;&lt;foreign-keys&gt;&lt;key app="EN" db-id="tfwxtpvvivxzfve50ee5x95y0afzp9xf0s5p" timestamp="1571668491"&gt;3365&lt;/key&gt;&lt;/foreign-keys&gt;&lt;ref-type name="Journal Article"&gt;17&lt;/ref-type&gt;&lt;contributors&gt;&lt;authors&gt;&lt;author&gt;Cook, D. E.&lt;/author&gt;&lt;author&gt;Zdraljevic, S.&lt;/author&gt;&lt;author&gt;Roberts, J. P.&lt;/author&gt;&lt;author&gt;Andersen, E. C.&lt;/author&gt;&lt;/authors&gt;&lt;/contributors&gt;&lt;auth-address&gt;Interdisciplinary Biological Sciences Program, Northwestern University, Evanston, IL 60208, USA.&amp;#xD;Department of Molecular Biosciences, Northwestern University, Evanston, IL 60208, USA.&amp;#xD;Department of Molecular Biosciences, Northwestern University, Evanston, IL 60208, USA Erik.Andersen@Northwestern.edu.&lt;/auth-address&gt;&lt;titles&gt;&lt;title&gt;&lt;style face="normal" font="default" size="100%"&gt;CeNDR, the &lt;/style&gt;&lt;style face="italic" font="default" size="100%"&gt;Caenorhabditis elegans &lt;/style&gt;&lt;style face="normal" font="default" size="100%"&gt;natural diversity resource&lt;/style&gt;&lt;/title&gt;&lt;secondary-title&gt;Nucleic Acids Res&lt;/secondary-title&gt;&lt;/titles&gt;&lt;periodical&gt;&lt;full-title&gt;Nucleic Acids Res&lt;/full-title&gt;&lt;/periodical&gt;&lt;pages&gt;D650-D657&lt;/pages&gt;&lt;volume&gt;45&lt;/volume&gt;&lt;number&gt;D1&lt;/number&gt;&lt;dates&gt;&lt;year&gt;2017&lt;/year&gt;&lt;pub-dates&gt;&lt;date&gt;Jan 04&lt;/date&gt;&lt;/pub-dates&gt;&lt;/dates&gt;&lt;isbn&gt;1362-4962 (Electronic)&amp;#xD;0305-1048 (Linking)&lt;/isbn&gt;&lt;accession-num&gt;27701074&lt;/accession-num&gt;&lt;urls&gt;&lt;related-urls&gt;&lt;url&gt;https://www.ncbi.nlm.nih.gov/pubmed/27701074&lt;/url&gt;&lt;/related-urls&gt;&lt;/urls&gt;&lt;custom2&gt;PMC5210618&lt;/custom2&gt;&lt;electronic-resource-num&gt;10.1093/nar/gkw893&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[31]</w:t>
      </w:r>
      <w:r w:rsidR="00D873C7">
        <w:rPr>
          <w:color w:val="000000" w:themeColor="text1"/>
          <w:sz w:val="24"/>
          <w:szCs w:val="24"/>
        </w:rPr>
        <w:fldChar w:fldCharType="end"/>
      </w:r>
      <w:r w:rsidR="009021EC" w:rsidRPr="006C670D">
        <w:rPr>
          <w:color w:val="000000" w:themeColor="text1"/>
          <w:sz w:val="24"/>
          <w:szCs w:val="24"/>
        </w:rPr>
        <w:t xml:space="preserve">. Similarly, </w:t>
      </w:r>
      <w:r w:rsidR="009021EC" w:rsidRPr="006C670D">
        <w:rPr>
          <w:i/>
          <w:color w:val="000000" w:themeColor="text1"/>
          <w:sz w:val="24"/>
          <w:szCs w:val="24"/>
        </w:rPr>
        <w:t>glct-4</w:t>
      </w:r>
      <w:r w:rsidR="009021EC" w:rsidRPr="006C670D">
        <w:rPr>
          <w:color w:val="000000" w:themeColor="text1"/>
          <w:sz w:val="24"/>
          <w:szCs w:val="24"/>
        </w:rPr>
        <w:t xml:space="preserve"> has no variation that is predicted to be deleterious. By contrast, </w:t>
      </w:r>
      <w:r w:rsidR="009021EC" w:rsidRPr="006C670D">
        <w:rPr>
          <w:i/>
          <w:color w:val="000000" w:themeColor="text1"/>
          <w:sz w:val="24"/>
          <w:szCs w:val="24"/>
        </w:rPr>
        <w:t>glct-1</w:t>
      </w:r>
      <w:r w:rsidR="009021EC" w:rsidRPr="006C670D">
        <w:rPr>
          <w:color w:val="000000" w:themeColor="text1"/>
          <w:sz w:val="24"/>
          <w:szCs w:val="24"/>
        </w:rPr>
        <w:t xml:space="preserve">, </w:t>
      </w:r>
      <w:r w:rsidR="009021EC" w:rsidRPr="006C670D">
        <w:rPr>
          <w:i/>
          <w:color w:val="000000" w:themeColor="text1"/>
          <w:sz w:val="24"/>
          <w:szCs w:val="24"/>
        </w:rPr>
        <w:t>glct-2</w:t>
      </w:r>
      <w:r w:rsidR="009021EC" w:rsidRPr="006C670D">
        <w:rPr>
          <w:color w:val="000000" w:themeColor="text1"/>
          <w:sz w:val="24"/>
          <w:szCs w:val="24"/>
        </w:rPr>
        <w:t xml:space="preserve">, </w:t>
      </w:r>
      <w:r w:rsidR="009021EC" w:rsidRPr="006C670D">
        <w:rPr>
          <w:i/>
          <w:color w:val="000000" w:themeColor="text1"/>
          <w:sz w:val="24"/>
          <w:szCs w:val="24"/>
        </w:rPr>
        <w:t>glct-3</w:t>
      </w:r>
      <w:r w:rsidR="009021EC" w:rsidRPr="006C670D">
        <w:rPr>
          <w:color w:val="000000" w:themeColor="text1"/>
          <w:sz w:val="24"/>
          <w:szCs w:val="24"/>
        </w:rPr>
        <w:t xml:space="preserve">, and </w:t>
      </w:r>
      <w:r w:rsidR="009021EC" w:rsidRPr="006C670D">
        <w:rPr>
          <w:i/>
          <w:color w:val="000000" w:themeColor="text1"/>
          <w:sz w:val="24"/>
          <w:szCs w:val="24"/>
        </w:rPr>
        <w:t>glct-5</w:t>
      </w:r>
      <w:r w:rsidR="009021EC" w:rsidRPr="006C670D">
        <w:rPr>
          <w:color w:val="000000" w:themeColor="text1"/>
          <w:sz w:val="24"/>
          <w:szCs w:val="24"/>
        </w:rPr>
        <w:t xml:space="preserve"> contain variants predicted to have large effects on gene function. Among the 330 </w:t>
      </w:r>
      <w:r w:rsidR="009021EC" w:rsidRPr="006C670D">
        <w:rPr>
          <w:i/>
          <w:iCs/>
          <w:color w:val="000000" w:themeColor="text1"/>
          <w:sz w:val="24"/>
          <w:szCs w:val="24"/>
        </w:rPr>
        <w:t>C. elegans</w:t>
      </w:r>
      <w:r w:rsidR="009021EC" w:rsidRPr="006C670D">
        <w:rPr>
          <w:color w:val="000000" w:themeColor="text1"/>
          <w:sz w:val="24"/>
          <w:szCs w:val="24"/>
        </w:rPr>
        <w:t xml:space="preserve"> strains, 24 have variation that is predicted to remove the function of two or more of these four genes, with two strains that have predicted loss-of-function alleles in all four genes. </w:t>
      </w:r>
    </w:p>
    <w:p w14:paraId="02959037" w14:textId="77777777" w:rsidR="009021EC" w:rsidRPr="006C670D" w:rsidRDefault="009021EC" w:rsidP="006A09A6">
      <w:pPr>
        <w:spacing w:line="480" w:lineRule="auto"/>
        <w:ind w:firstLine="720"/>
        <w:jc w:val="both"/>
        <w:rPr>
          <w:color w:val="000000" w:themeColor="text1"/>
          <w:sz w:val="24"/>
          <w:szCs w:val="24"/>
        </w:rPr>
      </w:pPr>
    </w:p>
    <w:p w14:paraId="4AB96DA7" w14:textId="63415903" w:rsidR="005F60D9" w:rsidRPr="006C670D" w:rsidRDefault="009021E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Copy number of the </w:t>
      </w:r>
      <w:proofErr w:type="spellStart"/>
      <w:r w:rsidR="005F60D9" w:rsidRPr="006C670D">
        <w:rPr>
          <w:b/>
          <w:i/>
          <w:color w:val="000000" w:themeColor="text1"/>
          <w:sz w:val="24"/>
          <w:szCs w:val="24"/>
          <w:highlight w:val="white"/>
        </w:rPr>
        <w:t>glct</w:t>
      </w:r>
      <w:proofErr w:type="spellEnd"/>
      <w:r w:rsidR="005F60D9" w:rsidRPr="006C670D">
        <w:rPr>
          <w:b/>
          <w:color w:val="000000" w:themeColor="text1"/>
          <w:sz w:val="24"/>
          <w:szCs w:val="24"/>
          <w:highlight w:val="white"/>
        </w:rPr>
        <w:t xml:space="preserve"> gene family varies across </w:t>
      </w:r>
      <w:r w:rsidR="005F60D9" w:rsidRPr="006C670D">
        <w:rPr>
          <w:b/>
          <w:i/>
          <w:color w:val="000000" w:themeColor="text1"/>
          <w:sz w:val="24"/>
          <w:szCs w:val="24"/>
          <w:highlight w:val="white"/>
        </w:rPr>
        <w:t>C</w:t>
      </w:r>
      <w:r w:rsidRPr="006C670D">
        <w:rPr>
          <w:b/>
          <w:i/>
          <w:color w:val="000000" w:themeColor="text1"/>
          <w:sz w:val="24"/>
          <w:szCs w:val="24"/>
          <w:highlight w:val="white"/>
        </w:rPr>
        <w:t>aenorhabditis</w:t>
      </w:r>
      <w:r w:rsidR="005F60D9" w:rsidRPr="006C670D">
        <w:rPr>
          <w:b/>
          <w:i/>
          <w:color w:val="000000" w:themeColor="text1"/>
          <w:sz w:val="24"/>
          <w:szCs w:val="24"/>
          <w:highlight w:val="white"/>
        </w:rPr>
        <w:t xml:space="preserve"> </w:t>
      </w:r>
      <w:r w:rsidR="005F60D9" w:rsidRPr="006C670D">
        <w:rPr>
          <w:b/>
          <w:color w:val="000000" w:themeColor="text1"/>
          <w:sz w:val="24"/>
          <w:szCs w:val="24"/>
          <w:highlight w:val="white"/>
        </w:rPr>
        <w:t>species</w:t>
      </w:r>
    </w:p>
    <w:p w14:paraId="796376B7" w14:textId="65610E37" w:rsidR="005F60D9" w:rsidRPr="006C670D" w:rsidRDefault="005F60D9" w:rsidP="005F60D9">
      <w:pPr>
        <w:spacing w:line="480" w:lineRule="auto"/>
        <w:jc w:val="both"/>
        <w:rPr>
          <w:color w:val="000000" w:themeColor="text1"/>
          <w:sz w:val="24"/>
          <w:szCs w:val="24"/>
        </w:rPr>
      </w:pPr>
      <w:r w:rsidRPr="006C670D">
        <w:rPr>
          <w:color w:val="000000" w:themeColor="text1"/>
          <w:sz w:val="24"/>
          <w:szCs w:val="24"/>
        </w:rPr>
        <w:t xml:space="preserve">Next, we explored the conservation of the </w:t>
      </w:r>
      <w:proofErr w:type="spellStart"/>
      <w:r w:rsidRPr="006C670D">
        <w:rPr>
          <w:i/>
          <w:color w:val="000000" w:themeColor="text1"/>
          <w:sz w:val="24"/>
          <w:szCs w:val="24"/>
        </w:rPr>
        <w:t>glct</w:t>
      </w:r>
      <w:proofErr w:type="spellEnd"/>
      <w:r w:rsidRPr="006C670D">
        <w:rPr>
          <w:i/>
          <w:color w:val="000000" w:themeColor="text1"/>
          <w:sz w:val="24"/>
          <w:szCs w:val="24"/>
        </w:rPr>
        <w:t xml:space="preserve"> </w:t>
      </w:r>
      <w:r w:rsidRPr="006C670D">
        <w:rPr>
          <w:color w:val="000000" w:themeColor="text1"/>
          <w:sz w:val="24"/>
          <w:szCs w:val="24"/>
        </w:rPr>
        <w:t xml:space="preserve">gene family across 20 species of </w:t>
      </w:r>
      <w:r w:rsidRPr="006C670D">
        <w:rPr>
          <w:i/>
          <w:color w:val="000000" w:themeColor="text1"/>
          <w:sz w:val="24"/>
          <w:szCs w:val="24"/>
        </w:rPr>
        <w:t>Caenorhabditis</w:t>
      </w:r>
      <w:r w:rsidRPr="006C670D">
        <w:rPr>
          <w:color w:val="000000" w:themeColor="text1"/>
          <w:sz w:val="24"/>
          <w:szCs w:val="24"/>
        </w:rPr>
        <w:t xml:space="preserve"> nematodes, including ten for which the genome assembly was recently released</w:t>
      </w:r>
      <w:r w:rsidRPr="000245E1">
        <w:rPr>
          <w:color w:val="000000" w:themeColor="text1"/>
          <w:sz w:val="24"/>
          <w:szCs w:val="24"/>
        </w:rPr>
        <w:t xml:space="preserve"> </w:t>
      </w:r>
      <w:r w:rsidR="00D873C7">
        <w:rPr>
          <w:color w:val="000000" w:themeColor="text1"/>
          <w:sz w:val="24"/>
          <w:szCs w:val="24"/>
        </w:rPr>
        <w:fldChar w:fldCharType="begin">
          <w:fldData xml:space="preserve">PEVuZE5vdGU+PENpdGU+PEF1dGhvcj5TdGV2ZW5zPC9BdXRob3I+PFllYXI+MjAxOTwvWWVhcj48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=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PEVuZE5vdGU+PENpdGU+PEF1dGhvcj5TdGV2ZW5zPC9BdXRob3I+PFllYXI+MjAxOTwvWWVhcj48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=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[41]</w:t>
      </w:r>
      <w:r w:rsidR="00D873C7">
        <w:rPr>
          <w:color w:val="000000" w:themeColor="text1"/>
          <w:sz w:val="24"/>
          <w:szCs w:val="24"/>
        </w:rPr>
        <w:fldChar w:fldCharType="end"/>
      </w:r>
      <w:r w:rsidRPr="006C670D">
        <w:rPr>
          <w:color w:val="000000" w:themeColor="text1"/>
          <w:sz w:val="24"/>
          <w:szCs w:val="24"/>
        </w:rPr>
        <w:t xml:space="preserve">. We found that nine species contained only one </w:t>
      </w:r>
      <w:r w:rsidRPr="006C670D">
        <w:rPr>
          <w:i/>
          <w:color w:val="000000" w:themeColor="text1"/>
          <w:sz w:val="24"/>
          <w:szCs w:val="24"/>
        </w:rPr>
        <w:t xml:space="preserve">glct-3 </w:t>
      </w:r>
      <w:r w:rsidRPr="006C670D">
        <w:rPr>
          <w:color w:val="000000" w:themeColor="text1"/>
          <w:sz w:val="24"/>
          <w:szCs w:val="24"/>
        </w:rPr>
        <w:t xml:space="preserve">ortholog, five contain two </w:t>
      </w:r>
      <w:r w:rsidRPr="006C670D">
        <w:rPr>
          <w:i/>
          <w:color w:val="000000" w:themeColor="text1"/>
          <w:sz w:val="24"/>
          <w:szCs w:val="24"/>
        </w:rPr>
        <w:t xml:space="preserve">glct-3 </w:t>
      </w:r>
      <w:r w:rsidRPr="006C670D">
        <w:rPr>
          <w:color w:val="000000" w:themeColor="text1"/>
          <w:sz w:val="24"/>
          <w:szCs w:val="24"/>
        </w:rPr>
        <w:t xml:space="preserve">orthologs, three contain three </w:t>
      </w:r>
      <w:r w:rsidRPr="006C670D">
        <w:rPr>
          <w:i/>
          <w:color w:val="000000" w:themeColor="text1"/>
          <w:sz w:val="24"/>
          <w:szCs w:val="24"/>
        </w:rPr>
        <w:t xml:space="preserve">glct-3 </w:t>
      </w:r>
      <w:r w:rsidRPr="006C670D">
        <w:rPr>
          <w:color w:val="000000" w:themeColor="text1"/>
          <w:sz w:val="24"/>
          <w:szCs w:val="24"/>
        </w:rPr>
        <w:t xml:space="preserve">orthologs, and one species each contain four, five, or six </w:t>
      </w:r>
      <w:r w:rsidRPr="006C670D">
        <w:rPr>
          <w:i/>
          <w:color w:val="000000" w:themeColor="text1"/>
          <w:sz w:val="24"/>
          <w:szCs w:val="24"/>
        </w:rPr>
        <w:t>glct-3</w:t>
      </w:r>
      <w:r w:rsidRPr="006C670D">
        <w:rPr>
          <w:color w:val="000000" w:themeColor="text1"/>
          <w:sz w:val="24"/>
          <w:szCs w:val="24"/>
        </w:rPr>
        <w:t xml:space="preserve"> orthologs (</w:t>
      </w:r>
      <w:r w:rsidRPr="005E0025">
        <w:rPr>
          <w:b/>
          <w:color w:val="000000" w:themeColor="text1"/>
          <w:sz w:val="24"/>
          <w:szCs w:val="24"/>
        </w:rPr>
        <w:t>Figure S</w:t>
      </w:r>
      <w:r w:rsidR="00B115D4" w:rsidRPr="005E0025">
        <w:rPr>
          <w:b/>
          <w:color w:val="000000" w:themeColor="text1"/>
          <w:sz w:val="24"/>
          <w:szCs w:val="24"/>
        </w:rPr>
        <w:t>7</w:t>
      </w:r>
      <w:ins w:id="13" w:author="Stefan Zdraljevic" w:date="2020-01-28T11:07:00Z">
        <w:r w:rsidR="005F17AB">
          <w:rPr>
            <w:b/>
            <w:color w:val="000000" w:themeColor="text1"/>
            <w:sz w:val="24"/>
            <w:szCs w:val="24"/>
          </w:rPr>
          <w:t xml:space="preserve">, </w:t>
        </w:r>
      </w:ins>
      <w:ins w:id="14" w:author="Stefan Zdraljevic" w:date="2020-01-28T11:08:00Z">
        <w:r w:rsidR="005F17AB">
          <w:rPr>
            <w:b/>
            <w:color w:val="000000" w:themeColor="text1"/>
            <w:sz w:val="24"/>
            <w:szCs w:val="24"/>
          </w:rPr>
          <w:t>Table S12</w:t>
        </w:r>
      </w:ins>
      <w:r w:rsidR="00B115D4" w:rsidRPr="00A97BF3">
        <w:rPr>
          <w:color w:val="000000" w:themeColor="text1"/>
          <w:sz w:val="24"/>
          <w:szCs w:val="24"/>
        </w:rPr>
        <w:t>)</w:t>
      </w:r>
      <w:r w:rsidRPr="00A97BF3">
        <w:rPr>
          <w:color w:val="000000" w:themeColor="text1"/>
          <w:sz w:val="24"/>
          <w:szCs w:val="24"/>
        </w:rPr>
        <w:t>.</w:t>
      </w:r>
      <w:r w:rsidRPr="006C670D">
        <w:rPr>
          <w:color w:val="000000" w:themeColor="text1"/>
          <w:sz w:val="24"/>
          <w:szCs w:val="24"/>
        </w:rPr>
        <w:t xml:space="preserve"> The prevalence of low-copy numbers of </w:t>
      </w:r>
      <w:proofErr w:type="spellStart"/>
      <w:r w:rsidRPr="006C670D">
        <w:rPr>
          <w:i/>
          <w:color w:val="000000" w:themeColor="text1"/>
          <w:sz w:val="24"/>
          <w:szCs w:val="24"/>
        </w:rPr>
        <w:t>glct</w:t>
      </w:r>
      <w:proofErr w:type="spellEnd"/>
      <w:r w:rsidRPr="006C670D">
        <w:rPr>
          <w:color w:val="000000" w:themeColor="text1"/>
          <w:sz w:val="24"/>
          <w:szCs w:val="24"/>
        </w:rPr>
        <w:t xml:space="preserve"> genes among a majority of </w:t>
      </w:r>
      <w:r w:rsidRPr="006C670D">
        <w:rPr>
          <w:i/>
          <w:color w:val="000000" w:themeColor="text1"/>
          <w:sz w:val="24"/>
          <w:szCs w:val="24"/>
        </w:rPr>
        <w:t xml:space="preserve">Caenorhabditis </w:t>
      </w:r>
      <w:r w:rsidRPr="006C670D">
        <w:rPr>
          <w:color w:val="000000" w:themeColor="text1"/>
          <w:sz w:val="24"/>
          <w:szCs w:val="24"/>
        </w:rPr>
        <w:t xml:space="preserve">species suggests that the ancestral copy number is fewer than the six copies found in the </w:t>
      </w:r>
      <w:r w:rsidRPr="006C670D">
        <w:rPr>
          <w:i/>
          <w:color w:val="000000" w:themeColor="text1"/>
          <w:sz w:val="24"/>
          <w:szCs w:val="24"/>
        </w:rPr>
        <w:t>C. elegans</w:t>
      </w:r>
      <w:r w:rsidRPr="006C670D">
        <w:rPr>
          <w:color w:val="000000" w:themeColor="text1"/>
          <w:sz w:val="24"/>
          <w:szCs w:val="24"/>
        </w:rPr>
        <w:t xml:space="preserve"> genome. This hypothesis is supported by the presence of one and two </w:t>
      </w:r>
      <w:r w:rsidRPr="006C670D">
        <w:rPr>
          <w:i/>
          <w:color w:val="000000" w:themeColor="text1"/>
          <w:sz w:val="24"/>
          <w:szCs w:val="24"/>
        </w:rPr>
        <w:t>glct-3</w:t>
      </w:r>
      <w:r w:rsidRPr="006C670D">
        <w:rPr>
          <w:color w:val="000000" w:themeColor="text1"/>
          <w:sz w:val="24"/>
          <w:szCs w:val="24"/>
        </w:rPr>
        <w:t xml:space="preserve"> orthologs in the outgroup </w:t>
      </w:r>
      <w:r w:rsidRPr="006C670D">
        <w:rPr>
          <w:color w:val="000000" w:themeColor="text1"/>
          <w:sz w:val="24"/>
          <w:szCs w:val="24"/>
        </w:rPr>
        <w:lastRenderedPageBreak/>
        <w:t xml:space="preserve">species </w:t>
      </w:r>
      <w:proofErr w:type="spellStart"/>
      <w:r w:rsidRPr="006C670D">
        <w:rPr>
          <w:i/>
          <w:color w:val="000000" w:themeColor="text1"/>
          <w:sz w:val="24"/>
          <w:szCs w:val="24"/>
        </w:rPr>
        <w:t>Heterorhabditis</w:t>
      </w:r>
      <w:proofErr w:type="spellEnd"/>
      <w:r w:rsidRPr="006C670D">
        <w:rPr>
          <w:i/>
          <w:color w:val="000000" w:themeColor="text1"/>
          <w:sz w:val="24"/>
          <w:szCs w:val="24"/>
        </w:rPr>
        <w:t xml:space="preserve"> </w:t>
      </w:r>
      <w:proofErr w:type="spellStart"/>
      <w:r w:rsidRPr="006C670D">
        <w:rPr>
          <w:i/>
          <w:color w:val="000000" w:themeColor="text1"/>
          <w:sz w:val="24"/>
          <w:szCs w:val="24"/>
        </w:rPr>
        <w:t>bacteriophora</w:t>
      </w:r>
      <w:proofErr w:type="spellEnd"/>
      <w:r w:rsidRPr="006C670D">
        <w:rPr>
          <w:color w:val="000000" w:themeColor="text1"/>
          <w:sz w:val="24"/>
          <w:szCs w:val="24"/>
        </w:rPr>
        <w:t xml:space="preserve"> and </w:t>
      </w:r>
      <w:proofErr w:type="spellStart"/>
      <w:r w:rsidRPr="006C670D">
        <w:rPr>
          <w:i/>
          <w:color w:val="000000" w:themeColor="text1"/>
          <w:sz w:val="24"/>
          <w:szCs w:val="24"/>
        </w:rPr>
        <w:t>Oscheius</w:t>
      </w:r>
      <w:proofErr w:type="spellEnd"/>
      <w:r w:rsidRPr="006C670D">
        <w:rPr>
          <w:i/>
          <w:color w:val="000000" w:themeColor="text1"/>
          <w:sz w:val="24"/>
          <w:szCs w:val="24"/>
        </w:rPr>
        <w:t xml:space="preserve"> </w:t>
      </w:r>
      <w:proofErr w:type="spellStart"/>
      <w:r w:rsidRPr="006C670D">
        <w:rPr>
          <w:i/>
          <w:color w:val="000000" w:themeColor="text1"/>
          <w:sz w:val="24"/>
          <w:szCs w:val="24"/>
        </w:rPr>
        <w:t>tipulae</w:t>
      </w:r>
      <w:proofErr w:type="spellEnd"/>
      <w:r w:rsidRPr="006C670D">
        <w:rPr>
          <w:color w:val="000000" w:themeColor="text1"/>
          <w:sz w:val="24"/>
          <w:szCs w:val="24"/>
        </w:rPr>
        <w:t xml:space="preserve">, respectively. Because the GLCT-6 protein and DNA sequences more closely resemble orthologous sequences among </w:t>
      </w:r>
      <w:r w:rsidRPr="006C670D">
        <w:rPr>
          <w:i/>
          <w:color w:val="000000" w:themeColor="text1"/>
          <w:sz w:val="24"/>
          <w:szCs w:val="24"/>
        </w:rPr>
        <w:t xml:space="preserve">Caenorhabditis </w:t>
      </w:r>
      <w:r w:rsidRPr="006C670D">
        <w:rPr>
          <w:color w:val="000000" w:themeColor="text1"/>
          <w:sz w:val="24"/>
          <w:szCs w:val="24"/>
        </w:rPr>
        <w:t xml:space="preserve">species than its paralogs in </w:t>
      </w:r>
      <w:r w:rsidRPr="006C670D">
        <w:rPr>
          <w:i/>
          <w:color w:val="000000" w:themeColor="text1"/>
          <w:sz w:val="24"/>
          <w:szCs w:val="24"/>
        </w:rPr>
        <w:t xml:space="preserve">C. elegans </w:t>
      </w:r>
      <w:r w:rsidRPr="006C670D">
        <w:rPr>
          <w:color w:val="000000" w:themeColor="text1"/>
          <w:sz w:val="24"/>
          <w:szCs w:val="24"/>
        </w:rPr>
        <w:t>(</w:t>
      </w:r>
      <w:r w:rsidRPr="000D6D40">
        <w:rPr>
          <w:b/>
          <w:color w:val="000000" w:themeColor="text1"/>
          <w:sz w:val="24"/>
          <w:szCs w:val="24"/>
        </w:rPr>
        <w:t xml:space="preserve">Figure </w:t>
      </w:r>
      <w:r w:rsidRPr="005C5321">
        <w:rPr>
          <w:b/>
          <w:color w:val="000000" w:themeColor="text1"/>
          <w:sz w:val="24"/>
          <w:szCs w:val="24"/>
        </w:rPr>
        <w:t>S</w:t>
      </w:r>
      <w:r w:rsidR="00B115D4" w:rsidRPr="005C5321">
        <w:rPr>
          <w:b/>
          <w:color w:val="000000" w:themeColor="text1"/>
          <w:sz w:val="24"/>
          <w:szCs w:val="24"/>
        </w:rPr>
        <w:t>8</w:t>
      </w:r>
      <w:ins w:id="15" w:author="Stefan Zdraljevic" w:date="2020-01-28T11:07:00Z">
        <w:r w:rsidR="005F17AB">
          <w:rPr>
            <w:b/>
            <w:color w:val="000000" w:themeColor="text1"/>
            <w:sz w:val="24"/>
            <w:szCs w:val="24"/>
          </w:rPr>
          <w:t>, Table S</w:t>
        </w:r>
      </w:ins>
      <w:ins w:id="16" w:author="Stefan Zdraljevic" w:date="2020-01-28T11:08:00Z">
        <w:r w:rsidR="005F17AB">
          <w:rPr>
            <w:b/>
            <w:color w:val="000000" w:themeColor="text1"/>
            <w:sz w:val="24"/>
            <w:szCs w:val="24"/>
          </w:rPr>
          <w:t>13</w:t>
        </w:r>
      </w:ins>
      <w:r w:rsidRPr="006C670D">
        <w:rPr>
          <w:color w:val="000000" w:themeColor="text1"/>
          <w:sz w:val="24"/>
          <w:szCs w:val="24"/>
        </w:rPr>
        <w:t>), this gene is likely the ancestral state of this gene family.</w:t>
      </w:r>
      <w:r w:rsidR="009021EC" w:rsidRPr="006C670D">
        <w:rPr>
          <w:color w:val="000000" w:themeColor="text1"/>
          <w:sz w:val="24"/>
          <w:szCs w:val="24"/>
        </w:rPr>
        <w:t xml:space="preserve"> Taken together, these results suggest that the copy number of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genes might affect fitness in the wild.</w:t>
      </w:r>
    </w:p>
    <w:p w14:paraId="391D91B0" w14:textId="5B8E9A60" w:rsidR="00B32E60" w:rsidRPr="006C670D" w:rsidRDefault="00B32E60" w:rsidP="00B32E60">
      <w:pPr>
        <w:spacing w:line="480" w:lineRule="auto"/>
        <w:jc w:val="both"/>
        <w:rPr>
          <w:color w:val="000000" w:themeColor="text1"/>
          <w:sz w:val="24"/>
          <w:szCs w:val="24"/>
        </w:rPr>
      </w:pPr>
    </w:p>
    <w:p w14:paraId="5DDD1FFB" w14:textId="28CFB206" w:rsidR="00EB2894" w:rsidRDefault="007E7967" w:rsidP="008B736D">
      <w:pPr>
        <w:rPr>
          <w:b/>
          <w:color w:val="000000" w:themeColor="text1"/>
          <w:sz w:val="24"/>
          <w:szCs w:val="24"/>
          <w:highlight w:val="white"/>
        </w:rPr>
      </w:pPr>
      <w:r w:rsidRPr="006C670D">
        <w:rPr>
          <w:b/>
          <w:color w:val="000000" w:themeColor="text1"/>
          <w:sz w:val="24"/>
          <w:szCs w:val="24"/>
          <w:highlight w:val="white"/>
        </w:rPr>
        <w:t>DISCUSSION</w:t>
      </w:r>
    </w:p>
    <w:p w14:paraId="42ED55CA" w14:textId="77777777" w:rsidR="00E81A16" w:rsidRPr="006C670D" w:rsidRDefault="00E81A16" w:rsidP="008B736D">
      <w:pPr>
        <w:rPr>
          <w:b/>
          <w:color w:val="000000" w:themeColor="text1"/>
          <w:sz w:val="24"/>
          <w:szCs w:val="24"/>
          <w:highlight w:val="white"/>
        </w:rPr>
      </w:pPr>
    </w:p>
    <w:p w14:paraId="62474C20" w14:textId="67ECFBAD" w:rsidR="00176AB4" w:rsidRPr="006C670D" w:rsidRDefault="007C54A8" w:rsidP="008120F4">
      <w:pPr>
        <w:spacing w:line="480" w:lineRule="auto"/>
        <w:jc w:val="both"/>
        <w:rPr>
          <w:color w:val="000000" w:themeColor="text1"/>
          <w:sz w:val="24"/>
          <w:szCs w:val="24"/>
        </w:rPr>
      </w:pPr>
      <w:r w:rsidRPr="006C670D">
        <w:rPr>
          <w:color w:val="000000" w:themeColor="text1"/>
          <w:sz w:val="24"/>
          <w:szCs w:val="24"/>
          <w:highlight w:val="white"/>
        </w:rPr>
        <w:t>In this study</w:t>
      </w:r>
      <w:r w:rsidR="001D25C0" w:rsidRPr="006C670D">
        <w:rPr>
          <w:color w:val="000000" w:themeColor="text1"/>
          <w:sz w:val="24"/>
          <w:szCs w:val="24"/>
          <w:highlight w:val="white"/>
        </w:rPr>
        <w:t>,</w:t>
      </w:r>
      <w:r w:rsidRPr="006C670D">
        <w:rPr>
          <w:color w:val="000000" w:themeColor="text1"/>
          <w:sz w:val="24"/>
          <w:szCs w:val="24"/>
          <w:highlight w:val="white"/>
        </w:rPr>
        <w:t xml:space="preserve"> we identify mutations that naturally occur in </w:t>
      </w:r>
      <w:r w:rsidRPr="006C670D">
        <w:rPr>
          <w:i/>
          <w:iCs/>
          <w:color w:val="000000" w:themeColor="text1"/>
          <w:sz w:val="24"/>
          <w:szCs w:val="24"/>
          <w:highlight w:val="white"/>
        </w:rPr>
        <w:t>C. elegans</w:t>
      </w:r>
      <w:r w:rsidRPr="006C670D">
        <w:rPr>
          <w:color w:val="000000" w:themeColor="text1"/>
          <w:sz w:val="24"/>
          <w:szCs w:val="24"/>
          <w:highlight w:val="white"/>
        </w:rPr>
        <w:t xml:space="preserve"> </w:t>
      </w:r>
      <w:r w:rsidR="00C650D8" w:rsidRPr="006C670D">
        <w:rPr>
          <w:i/>
          <w:iCs/>
          <w:color w:val="000000" w:themeColor="text1"/>
          <w:sz w:val="24"/>
          <w:szCs w:val="24"/>
          <w:highlight w:val="white"/>
        </w:rPr>
        <w:t>glct-3</w:t>
      </w:r>
      <w:r w:rsidR="00C650D8" w:rsidRPr="006C670D">
        <w:rPr>
          <w:color w:val="000000" w:themeColor="text1"/>
          <w:sz w:val="24"/>
          <w:szCs w:val="24"/>
          <w:highlight w:val="white"/>
        </w:rPr>
        <w:t xml:space="preserve"> </w:t>
      </w:r>
      <w:r w:rsidRPr="006C670D">
        <w:rPr>
          <w:color w:val="000000" w:themeColor="text1"/>
          <w:sz w:val="24"/>
          <w:szCs w:val="24"/>
          <w:highlight w:val="white"/>
        </w:rPr>
        <w:t xml:space="preserve">as modifiers of propionate sensitivity. </w:t>
      </w:r>
      <w:r w:rsidR="001D25C0" w:rsidRPr="006C670D">
        <w:rPr>
          <w:color w:val="000000" w:themeColor="text1"/>
          <w:sz w:val="24"/>
          <w:szCs w:val="24"/>
          <w:highlight w:val="white"/>
        </w:rPr>
        <w:t>This gene</w:t>
      </w:r>
      <w:r w:rsidR="00C650D8" w:rsidRPr="006C670D">
        <w:rPr>
          <w:color w:val="000000" w:themeColor="text1"/>
          <w:sz w:val="24"/>
          <w:szCs w:val="24"/>
          <w:highlight w:val="white"/>
        </w:rPr>
        <w:t xml:space="preserve"> encodes</w:t>
      </w:r>
      <w:r w:rsidR="004E58EF" w:rsidRPr="006C670D">
        <w:rPr>
          <w:color w:val="000000" w:themeColor="text1"/>
          <w:sz w:val="24"/>
          <w:szCs w:val="24"/>
          <w:highlight w:val="white"/>
        </w:rPr>
        <w:t xml:space="preserve"> a </w:t>
      </w:r>
      <w:r w:rsidR="004E58EF" w:rsidRPr="006C670D">
        <w:rPr>
          <w:color w:val="000000" w:themeColor="text1"/>
          <w:sz w:val="24"/>
          <w:szCs w:val="24"/>
        </w:rPr>
        <w:t>glucuron</w:t>
      </w:r>
      <w:r w:rsidR="000606AA">
        <w:rPr>
          <w:color w:val="000000" w:themeColor="text1"/>
          <w:sz w:val="24"/>
          <w:szCs w:val="24"/>
        </w:rPr>
        <w:t>os</w:t>
      </w:r>
      <w:r w:rsidR="004E58EF" w:rsidRPr="006C670D">
        <w:rPr>
          <w:color w:val="000000" w:themeColor="text1"/>
          <w:sz w:val="24"/>
          <w:szCs w:val="24"/>
        </w:rPr>
        <w:t>yltransferase</w:t>
      </w:r>
      <w:r w:rsidR="0089135C" w:rsidRPr="006C670D">
        <w:rPr>
          <w:color w:val="000000" w:themeColor="text1"/>
          <w:sz w:val="24"/>
          <w:szCs w:val="24"/>
        </w:rPr>
        <w:t>-</w:t>
      </w:r>
      <w:r w:rsidR="004E58EF" w:rsidRPr="006C670D">
        <w:rPr>
          <w:color w:val="000000" w:themeColor="text1"/>
          <w:sz w:val="24"/>
          <w:szCs w:val="24"/>
        </w:rPr>
        <w:t>like protein</w:t>
      </w:r>
      <w:r w:rsidR="001D25C0" w:rsidRPr="006C670D">
        <w:rPr>
          <w:color w:val="000000" w:themeColor="text1"/>
          <w:sz w:val="24"/>
          <w:szCs w:val="24"/>
        </w:rPr>
        <w:t>, which</w:t>
      </w:r>
      <w:r w:rsidR="004E58EF" w:rsidRPr="006C670D">
        <w:rPr>
          <w:color w:val="000000" w:themeColor="text1"/>
          <w:sz w:val="24"/>
          <w:szCs w:val="24"/>
        </w:rPr>
        <w:t xml:space="preserve"> </w:t>
      </w:r>
      <w:r w:rsidR="00E81A16">
        <w:rPr>
          <w:color w:val="000000" w:themeColor="text1"/>
          <w:sz w:val="24"/>
          <w:szCs w:val="24"/>
        </w:rPr>
        <w:t xml:space="preserve">belongs to a family that </w:t>
      </w:r>
      <w:r w:rsidR="0089135C" w:rsidRPr="006C670D">
        <w:rPr>
          <w:color w:val="000000" w:themeColor="text1"/>
          <w:sz w:val="24"/>
          <w:szCs w:val="24"/>
        </w:rPr>
        <w:t>include</w:t>
      </w:r>
      <w:r w:rsidR="00E81A16">
        <w:rPr>
          <w:color w:val="000000" w:themeColor="text1"/>
          <w:sz w:val="24"/>
          <w:szCs w:val="24"/>
        </w:rPr>
        <w:t>s</w:t>
      </w:r>
      <w:r w:rsidR="0089135C" w:rsidRPr="006C670D">
        <w:rPr>
          <w:color w:val="000000" w:themeColor="text1"/>
          <w:sz w:val="24"/>
          <w:szCs w:val="24"/>
        </w:rPr>
        <w:t xml:space="preserve"> the </w:t>
      </w:r>
      <w:r w:rsidR="00C650D8" w:rsidRPr="006C670D">
        <w:rPr>
          <w:color w:val="000000" w:themeColor="text1"/>
          <w:sz w:val="24"/>
          <w:szCs w:val="24"/>
        </w:rPr>
        <w:t>other GLCT proteins</w:t>
      </w:r>
      <w:r w:rsidR="00E81A16">
        <w:rPr>
          <w:color w:val="000000" w:themeColor="text1"/>
          <w:sz w:val="24"/>
          <w:szCs w:val="24"/>
        </w:rPr>
        <w:t>,</w:t>
      </w:r>
      <w:r w:rsidR="00C650D8" w:rsidRPr="006C670D">
        <w:rPr>
          <w:color w:val="000000" w:themeColor="text1"/>
          <w:sz w:val="24"/>
          <w:szCs w:val="24"/>
        </w:rPr>
        <w:t xml:space="preserve"> as well as</w:t>
      </w:r>
      <w:r w:rsidR="0089135C" w:rsidRPr="006C670D">
        <w:rPr>
          <w:color w:val="000000" w:themeColor="text1"/>
          <w:sz w:val="24"/>
          <w:szCs w:val="24"/>
        </w:rPr>
        <w:t xml:space="preserve"> UGT </w:t>
      </w:r>
      <w:r w:rsidR="00E81A16">
        <w:rPr>
          <w:color w:val="000000" w:themeColor="text1"/>
          <w:sz w:val="24"/>
          <w:szCs w:val="24"/>
        </w:rPr>
        <w:t>enzymes</w:t>
      </w:r>
      <w:r w:rsidR="0089135C" w:rsidRPr="006C670D">
        <w:rPr>
          <w:color w:val="000000" w:themeColor="text1"/>
          <w:sz w:val="24"/>
          <w:szCs w:val="24"/>
        </w:rPr>
        <w:t xml:space="preserve">. </w:t>
      </w:r>
      <w:r w:rsidR="00C650D8" w:rsidRPr="006C670D">
        <w:rPr>
          <w:color w:val="000000" w:themeColor="text1"/>
          <w:sz w:val="24"/>
          <w:szCs w:val="24"/>
        </w:rPr>
        <w:t>These enzymes</w:t>
      </w:r>
      <w:r w:rsidR="00394E61" w:rsidRPr="006C670D">
        <w:rPr>
          <w:color w:val="000000" w:themeColor="text1"/>
          <w:sz w:val="24"/>
          <w:szCs w:val="24"/>
        </w:rPr>
        <w:t xml:space="preserve"> generally</w:t>
      </w:r>
      <w:r w:rsidR="00C650D8" w:rsidRPr="006C670D">
        <w:rPr>
          <w:color w:val="000000" w:themeColor="text1"/>
          <w:sz w:val="24"/>
          <w:szCs w:val="24"/>
        </w:rPr>
        <w:t xml:space="preserve"> catalyze the transfer of glucuronic acid to small molecules as part of the phase II detoxi</w:t>
      </w:r>
      <w:r w:rsidR="00394E61" w:rsidRPr="006C670D">
        <w:rPr>
          <w:color w:val="000000" w:themeColor="text1"/>
          <w:sz w:val="24"/>
          <w:szCs w:val="24"/>
        </w:rPr>
        <w:t>fication system</w:t>
      </w:r>
      <w:r w:rsidR="000554C2">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&lt;EndNote&gt;&lt;Cite&gt;&lt;Author&gt;Jancova&lt;/Author&gt;&lt;Year&gt;2010&lt;/Year&gt;&lt;RecNum&gt;3662&lt;/RecNum&gt;&lt;DisplayText&gt;[42]&lt;/DisplayText&gt;&lt;record&gt;&lt;rec-number&gt;3662&lt;/rec-number&gt;&lt;foreign-keys&gt;&lt;key app="EN" db-id="tfwxtpvvivxzfve50ee5x95y0afzp9xf0s5p" timestamp="1580146185"&gt;3662&lt;/key&gt;&lt;/foreign-keys&gt;&lt;ref-type name="Journal Article"&gt;17&lt;/ref-type&gt;&lt;contributors&gt;&lt;authors&gt;&lt;author&gt;Jancova, P.&lt;/author&gt;&lt;author&gt;Anzenbacher, P.&lt;/author&gt;&lt;author&gt;Anzenbacherova, E.&lt;/author&gt;&lt;/authors&gt;&lt;/contributors&gt;&lt;auth-address&gt;Department of Medical Chemistry and Biochemistry, Palacky University, Olomouc, Czech Republic. jancovapetra@seznam.cz&lt;/auth-address&gt;&lt;titles&gt;&lt;title&gt;Phase II drug metabolizing enzymes&lt;/title&gt;&lt;secondary-title&gt;Biomed Pap Med Fac Univ Palacky Olomouc Czech Repub&lt;/secondary-title&gt;&lt;/titles&gt;&lt;periodical&gt;&lt;full-title&gt;Biomed Pap Med Fac Univ Palacky Olomouc Czech Repub&lt;/full-title&gt;&lt;/periodical&gt;&lt;pages&gt;103-16&lt;/pages&gt;&lt;volume&gt;154&lt;/volume&gt;&lt;number&gt;2&lt;/number&gt;&lt;edition&gt;2010/07/30&lt;/edition&gt;&lt;keywords&gt;&lt;keyword&gt;Animals&lt;/keyword&gt;&lt;keyword&gt;Biotransformation&lt;/keyword&gt;&lt;keyword&gt;Humans&lt;/keyword&gt;&lt;keyword&gt;*Metabolic Detoxication, Phase II&lt;/keyword&gt;&lt;keyword&gt;Polymorphism, Genetic&lt;/keyword&gt;&lt;keyword&gt;Transferases/genetics/*metabolism&lt;/keyword&gt;&lt;keyword&gt;Xenobiotics/*pharmacokinetics&lt;/keyword&gt;&lt;/keywords&gt;&lt;dates&gt;&lt;year&gt;2010&lt;/year&gt;&lt;pub-dates&gt;&lt;date&gt;Jun&lt;/date&gt;&lt;/pub-dates&gt;&lt;/dates&gt;&lt;isbn&gt;1213-8118 (Print)&amp;#xD;1213-8118 (Linking)&lt;/isbn&gt;&lt;accession-num&gt;20668491&lt;/accession-num&gt;&lt;urls&gt;&lt;related-urls&gt;&lt;url&gt;https://www.ncbi.nlm.nih.gov/pubmed/20668491&lt;/url&gt;&lt;/related-urls&gt;&lt;/urls&gt;&lt;electronic-resource-num&gt;10.5507/bp.2010.017&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[42]</w:t>
      </w:r>
      <w:r w:rsidR="00D873C7">
        <w:rPr>
          <w:color w:val="000000" w:themeColor="text1"/>
          <w:sz w:val="24"/>
          <w:szCs w:val="24"/>
        </w:rPr>
        <w:fldChar w:fldCharType="end"/>
      </w:r>
      <w:r w:rsidR="00394E61" w:rsidRPr="006C670D">
        <w:rPr>
          <w:color w:val="000000" w:themeColor="text1"/>
          <w:sz w:val="24"/>
          <w:szCs w:val="24"/>
        </w:rPr>
        <w:t xml:space="preserve">. </w:t>
      </w:r>
      <w:r w:rsidR="00FD192B" w:rsidRPr="006C670D">
        <w:rPr>
          <w:color w:val="000000" w:themeColor="text1"/>
          <w:sz w:val="24"/>
          <w:szCs w:val="24"/>
        </w:rPr>
        <w:t xml:space="preserve">The addition of these adducts can makes the small molecules more easily secreted or less able to interact with targets, decreasing the toxicity of these compounds. </w:t>
      </w:r>
      <w:r w:rsidR="002466F0" w:rsidRPr="006C670D">
        <w:rPr>
          <w:color w:val="000000" w:themeColor="text1"/>
          <w:sz w:val="24"/>
          <w:szCs w:val="24"/>
        </w:rPr>
        <w:t xml:space="preserve">The mechanism by which mutations in </w:t>
      </w:r>
      <w:r w:rsidR="002466F0" w:rsidRPr="006C670D">
        <w:rPr>
          <w:i/>
          <w:iCs/>
          <w:color w:val="000000" w:themeColor="text1"/>
          <w:sz w:val="24"/>
          <w:szCs w:val="24"/>
        </w:rPr>
        <w:t>glct-3</w:t>
      </w:r>
      <w:r w:rsidR="002466F0" w:rsidRPr="006C670D">
        <w:rPr>
          <w:color w:val="000000" w:themeColor="text1"/>
          <w:sz w:val="24"/>
          <w:szCs w:val="24"/>
        </w:rPr>
        <w:t xml:space="preserve"> render the animal less sensitive to exogenous propionate supplementation remains unclear.</w:t>
      </w:r>
      <w:r w:rsidR="001D25C0" w:rsidRPr="006C670D">
        <w:rPr>
          <w:color w:val="000000" w:themeColor="text1"/>
          <w:sz w:val="24"/>
          <w:szCs w:val="24"/>
        </w:rPr>
        <w:t xml:space="preserve"> Because natural variants in </w:t>
      </w:r>
      <w:r w:rsidR="001D25C0" w:rsidRPr="006C670D">
        <w:rPr>
          <w:i/>
          <w:color w:val="000000" w:themeColor="text1"/>
          <w:sz w:val="24"/>
          <w:szCs w:val="24"/>
        </w:rPr>
        <w:t xml:space="preserve">glct-3 </w:t>
      </w:r>
      <w:r w:rsidR="001D25C0" w:rsidRPr="006C670D">
        <w:rPr>
          <w:color w:val="000000" w:themeColor="text1"/>
          <w:sz w:val="24"/>
          <w:szCs w:val="24"/>
        </w:rPr>
        <w:t>are predicted to cause loss of function</w:t>
      </w:r>
      <w:r w:rsidR="00FD192B" w:rsidRPr="006C670D">
        <w:rPr>
          <w:color w:val="000000" w:themeColor="text1"/>
          <w:sz w:val="24"/>
          <w:szCs w:val="24"/>
        </w:rPr>
        <w:t>, enzyme function is likely eliminated and small molecules would not be modif</w:t>
      </w:r>
      <w:r w:rsidR="006B0930" w:rsidRPr="006C670D">
        <w:rPr>
          <w:color w:val="000000" w:themeColor="text1"/>
          <w:sz w:val="24"/>
          <w:szCs w:val="24"/>
        </w:rPr>
        <w:t xml:space="preserve">ied and detoxified. </w:t>
      </w:r>
      <w:r w:rsidR="000A0EE7">
        <w:rPr>
          <w:color w:val="000000" w:themeColor="text1"/>
          <w:sz w:val="24"/>
          <w:szCs w:val="24"/>
        </w:rPr>
        <w:t xml:space="preserve">This result suggests that loss of </w:t>
      </w:r>
      <w:r w:rsidR="000A0EE7">
        <w:rPr>
          <w:i/>
          <w:color w:val="000000" w:themeColor="text1"/>
          <w:sz w:val="24"/>
          <w:szCs w:val="24"/>
        </w:rPr>
        <w:t xml:space="preserve">glct-3 </w:t>
      </w:r>
      <w:r w:rsidR="000A0EE7">
        <w:rPr>
          <w:color w:val="000000" w:themeColor="text1"/>
          <w:sz w:val="24"/>
          <w:szCs w:val="24"/>
        </w:rPr>
        <w:t xml:space="preserve">would causes sensitivity to propionate. However, our data suggest the opposite conclusions, so </w:t>
      </w:r>
      <w:r w:rsidR="00B866C3" w:rsidRPr="006C670D">
        <w:rPr>
          <w:color w:val="000000" w:themeColor="text1"/>
          <w:sz w:val="24"/>
          <w:szCs w:val="24"/>
        </w:rPr>
        <w:t xml:space="preserve">GLCT-3 </w:t>
      </w:r>
      <w:r w:rsidR="00FD192B" w:rsidRPr="006C670D">
        <w:rPr>
          <w:color w:val="000000" w:themeColor="text1"/>
          <w:sz w:val="24"/>
          <w:szCs w:val="24"/>
        </w:rPr>
        <w:t xml:space="preserve">likely does not </w:t>
      </w:r>
      <w:r w:rsidR="00B866C3" w:rsidRPr="006C670D">
        <w:rPr>
          <w:color w:val="000000" w:themeColor="text1"/>
          <w:sz w:val="24"/>
          <w:szCs w:val="24"/>
        </w:rPr>
        <w:t>directly modif</w:t>
      </w:r>
      <w:r w:rsidR="00FD192B" w:rsidRPr="006C670D">
        <w:rPr>
          <w:color w:val="000000" w:themeColor="text1"/>
          <w:sz w:val="24"/>
          <w:szCs w:val="24"/>
        </w:rPr>
        <w:t>y</w:t>
      </w:r>
      <w:r w:rsidR="00B866C3" w:rsidRPr="006C670D">
        <w:rPr>
          <w:color w:val="000000" w:themeColor="text1"/>
          <w:sz w:val="24"/>
          <w:szCs w:val="24"/>
        </w:rPr>
        <w:t xml:space="preserve"> propionate as a detoxifying mechanism.</w:t>
      </w:r>
      <w:r w:rsidR="00187563" w:rsidRPr="006C670D">
        <w:rPr>
          <w:color w:val="000000" w:themeColor="text1"/>
          <w:sz w:val="24"/>
          <w:szCs w:val="24"/>
        </w:rPr>
        <w:t xml:space="preserve"> </w:t>
      </w:r>
      <w:r w:rsidR="00320EAC" w:rsidRPr="006C670D">
        <w:rPr>
          <w:color w:val="000000" w:themeColor="text1"/>
          <w:sz w:val="24"/>
          <w:szCs w:val="24"/>
        </w:rPr>
        <w:t xml:space="preserve">Instead, our data suggest that modification of a small molecule, or perhaps protein, </w:t>
      </w:r>
      <w:r w:rsidR="00874642">
        <w:rPr>
          <w:color w:val="000000" w:themeColor="text1"/>
          <w:sz w:val="24"/>
          <w:szCs w:val="24"/>
        </w:rPr>
        <w:t>by</w:t>
      </w:r>
      <w:r w:rsidR="00874642" w:rsidRPr="006C670D">
        <w:rPr>
          <w:color w:val="000000" w:themeColor="text1"/>
          <w:sz w:val="24"/>
          <w:szCs w:val="24"/>
        </w:rPr>
        <w:t xml:space="preserve"> </w:t>
      </w:r>
      <w:r w:rsidR="006B0930" w:rsidRPr="006C670D">
        <w:rPr>
          <w:color w:val="000000" w:themeColor="text1"/>
          <w:sz w:val="24"/>
          <w:szCs w:val="24"/>
        </w:rPr>
        <w:t xml:space="preserve">GLCT-3 </w:t>
      </w:r>
      <w:r w:rsidR="00320EAC" w:rsidRPr="006C670D">
        <w:rPr>
          <w:color w:val="000000" w:themeColor="text1"/>
          <w:sz w:val="24"/>
          <w:szCs w:val="24"/>
        </w:rPr>
        <w:t>increases the toxicity of propionate.</w:t>
      </w:r>
      <w:r w:rsidR="00176AB4" w:rsidRPr="006C670D">
        <w:rPr>
          <w:color w:val="000000" w:themeColor="text1"/>
          <w:sz w:val="24"/>
          <w:szCs w:val="24"/>
        </w:rPr>
        <w:t xml:space="preserve"> </w:t>
      </w:r>
      <w:r w:rsidR="00320EAC" w:rsidRPr="006C670D">
        <w:rPr>
          <w:color w:val="000000" w:themeColor="text1"/>
          <w:sz w:val="24"/>
          <w:szCs w:val="24"/>
        </w:rPr>
        <w:t>Future studies will determine which molecules are modified by GLCT-3 and what the functional consequence</w:t>
      </w:r>
      <w:r w:rsidR="00FD192B" w:rsidRPr="006C670D">
        <w:rPr>
          <w:color w:val="000000" w:themeColor="text1"/>
          <w:sz w:val="24"/>
          <w:szCs w:val="24"/>
        </w:rPr>
        <w:t>s</w:t>
      </w:r>
      <w:r w:rsidR="00320EAC" w:rsidRPr="006C670D">
        <w:rPr>
          <w:color w:val="000000" w:themeColor="text1"/>
          <w:sz w:val="24"/>
          <w:szCs w:val="24"/>
        </w:rPr>
        <w:t xml:space="preserve"> of such modifications</w:t>
      </w:r>
      <w:r w:rsidR="00FD192B" w:rsidRPr="006C670D">
        <w:rPr>
          <w:color w:val="000000" w:themeColor="text1"/>
          <w:sz w:val="24"/>
          <w:szCs w:val="24"/>
        </w:rPr>
        <w:t xml:space="preserve"> are</w:t>
      </w:r>
      <w:r w:rsidR="00320EAC" w:rsidRPr="006C670D">
        <w:rPr>
          <w:color w:val="000000" w:themeColor="text1"/>
          <w:sz w:val="24"/>
          <w:szCs w:val="24"/>
        </w:rPr>
        <w:t>.</w:t>
      </w:r>
    </w:p>
    <w:p w14:paraId="7810430D" w14:textId="6B52DA7C" w:rsidR="00C4659E" w:rsidRPr="006C670D" w:rsidRDefault="00C4659E" w:rsidP="008120F4">
      <w:pPr>
        <w:spacing w:line="480" w:lineRule="auto"/>
        <w:jc w:val="both"/>
        <w:rPr>
          <w:color w:val="000000" w:themeColor="text1"/>
          <w:sz w:val="24"/>
          <w:szCs w:val="24"/>
        </w:rPr>
      </w:pPr>
      <w:r w:rsidRPr="006C670D">
        <w:rPr>
          <w:color w:val="000000" w:themeColor="text1"/>
          <w:sz w:val="24"/>
          <w:szCs w:val="24"/>
        </w:rPr>
        <w:lastRenderedPageBreak/>
        <w:tab/>
      </w:r>
      <w:r w:rsidR="00D36040">
        <w:rPr>
          <w:color w:val="000000" w:themeColor="text1"/>
          <w:sz w:val="24"/>
          <w:szCs w:val="24"/>
        </w:rPr>
        <w:t xml:space="preserve">In the natural environment, </w:t>
      </w:r>
      <w:r w:rsidR="00D36040">
        <w:rPr>
          <w:i/>
          <w:color w:val="000000" w:themeColor="text1"/>
          <w:sz w:val="24"/>
          <w:szCs w:val="24"/>
        </w:rPr>
        <w:t xml:space="preserve">C. elegans </w:t>
      </w:r>
      <w:r w:rsidR="00D36040">
        <w:rPr>
          <w:color w:val="000000" w:themeColor="text1"/>
          <w:sz w:val="24"/>
          <w:szCs w:val="24"/>
        </w:rPr>
        <w:t xml:space="preserve">likely encounters a variety of bacteria and fungi that produce a plethora of small molecules, including short-chain fatty acids like propionate. </w:t>
      </w:r>
      <w:r w:rsidR="00801DB3">
        <w:rPr>
          <w:color w:val="000000" w:themeColor="text1"/>
          <w:sz w:val="24"/>
          <w:szCs w:val="24"/>
        </w:rPr>
        <w:t>These small molecule</w:t>
      </w:r>
      <w:r w:rsidR="000D6D40">
        <w:rPr>
          <w:color w:val="000000" w:themeColor="text1"/>
          <w:sz w:val="24"/>
          <w:szCs w:val="24"/>
        </w:rPr>
        <w:t>s</w:t>
      </w:r>
      <w:r w:rsidR="00801DB3">
        <w:rPr>
          <w:color w:val="000000" w:themeColor="text1"/>
          <w:sz w:val="24"/>
          <w:szCs w:val="24"/>
        </w:rPr>
        <w:t xml:space="preserve"> can accumulate and decrease fitness in the niche. </w:t>
      </w:r>
      <w:r w:rsidR="004565C5">
        <w:rPr>
          <w:color w:val="000000" w:themeColor="text1"/>
          <w:sz w:val="24"/>
          <w:szCs w:val="24"/>
        </w:rPr>
        <w:t>When bacteria that produce vitamin B12 are also</w:t>
      </w:r>
      <w:r w:rsidR="00874642">
        <w:rPr>
          <w:color w:val="000000" w:themeColor="text1"/>
          <w:sz w:val="24"/>
          <w:szCs w:val="24"/>
        </w:rPr>
        <w:t xml:space="preserve"> present</w:t>
      </w:r>
      <w:r w:rsidR="004565C5">
        <w:rPr>
          <w:color w:val="000000" w:themeColor="text1"/>
          <w:sz w:val="24"/>
          <w:szCs w:val="24"/>
        </w:rPr>
        <w:t xml:space="preserve"> in the niche, propionate toxicity can be reduced. For these reasons, natural strains of </w:t>
      </w:r>
      <w:r w:rsidR="004565C5">
        <w:rPr>
          <w:i/>
          <w:color w:val="000000" w:themeColor="text1"/>
          <w:sz w:val="24"/>
          <w:szCs w:val="24"/>
        </w:rPr>
        <w:t xml:space="preserve">C. elegans </w:t>
      </w:r>
      <w:r w:rsidR="004565C5">
        <w:rPr>
          <w:color w:val="000000" w:themeColor="text1"/>
          <w:sz w:val="24"/>
          <w:szCs w:val="24"/>
        </w:rPr>
        <w:t xml:space="preserve">might vary in their complements of </w:t>
      </w:r>
      <w:r w:rsidR="004565C5">
        <w:rPr>
          <w:i/>
          <w:color w:val="000000" w:themeColor="text1"/>
          <w:sz w:val="24"/>
          <w:szCs w:val="24"/>
        </w:rPr>
        <w:t xml:space="preserve">glct-3 </w:t>
      </w:r>
      <w:r w:rsidR="004565C5">
        <w:rPr>
          <w:color w:val="000000" w:themeColor="text1"/>
          <w:sz w:val="24"/>
          <w:szCs w:val="24"/>
        </w:rPr>
        <w:t xml:space="preserve">paralogs. Strains that inhabit niches with high propionate but low levels of vitamin B12 might have </w:t>
      </w:r>
      <w:r w:rsidR="00EE1E37">
        <w:rPr>
          <w:color w:val="000000" w:themeColor="text1"/>
          <w:sz w:val="24"/>
          <w:szCs w:val="24"/>
        </w:rPr>
        <w:t xml:space="preserve">a </w:t>
      </w:r>
      <w:r w:rsidR="004565C5">
        <w:rPr>
          <w:color w:val="000000" w:themeColor="text1"/>
          <w:sz w:val="24"/>
          <w:szCs w:val="24"/>
        </w:rPr>
        <w:t>more active propionate shunt</w:t>
      </w:r>
      <w:r w:rsidR="00874642">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&lt;EndNote&gt;&lt;Cite&gt;&lt;Author&gt;Watson&lt;/Author&gt;&lt;Year&gt;2016&lt;/Year&gt;&lt;RecNum&gt;3248&lt;/RecNum&gt;&lt;DisplayText&gt;[15]&lt;/DisplayText&gt;&lt;record&gt;&lt;rec-number&gt;3248&lt;/rec-number&gt;&lt;foreign-keys&gt;&lt;key app="EN" db-id="tfwxtpvvivxzfve50ee5x95y0afzp9xf0s5p" timestamp="1571668491"&gt;3248&lt;/key&gt;&lt;/foreign-keys&gt;&lt;ref-type name="Journal Article"&gt;17&lt;/ref-type&gt;&lt;contributors&gt;&lt;authors&gt;&lt;author&gt;Watson, E.&lt;/author&gt;&lt;author&gt;Olin-Sandoval, V.&lt;/author&gt;&lt;author&gt;Hoy, M.J.&lt;/author&gt;&lt;author&gt;Li, C-H.&lt;/author&gt;&lt;author&gt;Louisse, T.&lt;/author&gt;&lt;author&gt;Yao, V.&lt;/author&gt;&lt;author&gt;Mori, A.&lt;/author&gt;&lt;author&gt;Holdorf, A.D.&lt;/author&gt;&lt;author&gt;Troyanskaya, O. G.&lt;/author&gt;&lt;author&gt;Ralser, M.&lt;/author&gt;&lt;author&gt;Walhout, A.J.M.&lt;/author&gt;&lt;/authors&gt;&lt;/contributors&gt;&lt;titles&gt;&lt;title&gt;&lt;style face="normal" font="default" size="100%"&gt;Metabolic network rewiring of propionate flux compensates vitamin B12 deficiency in &lt;/style&gt;&lt;style face="italic" font="default" size="100%"&gt;C. elegans.&lt;/style&gt;&lt;/title&gt;&lt;secondary-title&gt;Elife&lt;/secondary-title&gt;&lt;/titles&gt;&lt;periodical&gt;&lt;full-title&gt;Elife&lt;/full-title&gt;&lt;/periodical&gt;&lt;pages&gt;pii: e17670&lt;/pages&gt;&lt;volume&gt;5&lt;/volume&gt;&lt;dates&gt;&lt;year&gt;2016&lt;/year&gt;&lt;/dates&gt;&lt;urls&gt;&lt;/urls&gt;&lt;/record&gt;&lt;/Cite&gt;&lt;/EndNote&gt;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[15]</w:t>
      </w:r>
      <w:r w:rsidR="00D873C7">
        <w:rPr>
          <w:color w:val="000000" w:themeColor="text1"/>
          <w:sz w:val="24"/>
          <w:szCs w:val="24"/>
        </w:rPr>
        <w:fldChar w:fldCharType="end"/>
      </w:r>
      <w:r w:rsidR="004565C5">
        <w:rPr>
          <w:color w:val="000000" w:themeColor="text1"/>
          <w:sz w:val="24"/>
          <w:szCs w:val="24"/>
        </w:rPr>
        <w:t xml:space="preserve"> or fewer members of the </w:t>
      </w:r>
      <w:r w:rsidR="004565C5">
        <w:rPr>
          <w:i/>
          <w:color w:val="000000" w:themeColor="text1"/>
          <w:sz w:val="24"/>
          <w:szCs w:val="24"/>
        </w:rPr>
        <w:t xml:space="preserve">glct-3 </w:t>
      </w:r>
      <w:r w:rsidR="004565C5">
        <w:rPr>
          <w:color w:val="000000" w:themeColor="text1"/>
          <w:sz w:val="24"/>
          <w:szCs w:val="24"/>
        </w:rPr>
        <w:t xml:space="preserve">family to limit toxicity. Niches with less propionate and/or high levels of vitamin B12 could support strains that might have lost the propionate shunt or have more copies </w:t>
      </w:r>
      <w:r w:rsidR="004565C5">
        <w:rPr>
          <w:i/>
          <w:color w:val="000000" w:themeColor="text1"/>
          <w:sz w:val="24"/>
          <w:szCs w:val="24"/>
        </w:rPr>
        <w:t xml:space="preserve">glct-3 </w:t>
      </w:r>
      <w:r w:rsidR="004565C5">
        <w:rPr>
          <w:color w:val="000000" w:themeColor="text1"/>
          <w:sz w:val="24"/>
          <w:szCs w:val="24"/>
        </w:rPr>
        <w:t xml:space="preserve">family members. Microevolution of similar metabolic regulators could act through differences in copy number and not through specific changes to enzymatic function or differences in gene expression. Clearly, natural changes in metabolic flux are important for how organisms deal with the complex milieu of their natural environment. </w:t>
      </w:r>
    </w:p>
    <w:p w14:paraId="138AFB14" w14:textId="3714DD62" w:rsidR="00176AB4" w:rsidRPr="006C670D" w:rsidRDefault="00176AB4" w:rsidP="008120F4">
      <w:pPr>
        <w:spacing w:line="480" w:lineRule="auto"/>
        <w:jc w:val="both"/>
        <w:rPr>
          <w:color w:val="000000" w:themeColor="text1"/>
          <w:sz w:val="24"/>
          <w:szCs w:val="24"/>
        </w:rPr>
      </w:pPr>
      <w:r w:rsidRPr="006C670D">
        <w:rPr>
          <w:color w:val="000000" w:themeColor="text1"/>
          <w:sz w:val="24"/>
          <w:szCs w:val="24"/>
        </w:rPr>
        <w:tab/>
        <w:t xml:space="preserve">Interestingly, we could not validate the </w:t>
      </w:r>
      <w:r w:rsidR="00AF53BB" w:rsidRPr="006C670D">
        <w:rPr>
          <w:color w:val="000000" w:themeColor="text1"/>
          <w:sz w:val="24"/>
          <w:szCs w:val="24"/>
        </w:rPr>
        <w:t xml:space="preserve">most significant </w:t>
      </w:r>
      <w:r w:rsidRPr="006C670D">
        <w:rPr>
          <w:color w:val="000000" w:themeColor="text1"/>
          <w:sz w:val="24"/>
          <w:szCs w:val="24"/>
        </w:rPr>
        <w:t>QTL</w:t>
      </w:r>
      <w:r w:rsidR="00A70F6F" w:rsidRPr="006C670D">
        <w:rPr>
          <w:color w:val="000000" w:themeColor="text1"/>
          <w:sz w:val="24"/>
          <w:szCs w:val="24"/>
        </w:rPr>
        <w:t xml:space="preserve"> </w:t>
      </w:r>
      <w:r w:rsidR="00864064" w:rsidRPr="006C670D">
        <w:rPr>
          <w:color w:val="000000" w:themeColor="text1"/>
          <w:sz w:val="24"/>
          <w:szCs w:val="24"/>
        </w:rPr>
        <w:t xml:space="preserve">that </w:t>
      </w:r>
      <w:r w:rsidR="00A70F6F" w:rsidRPr="006C670D">
        <w:rPr>
          <w:color w:val="000000" w:themeColor="text1"/>
          <w:sz w:val="24"/>
          <w:szCs w:val="24"/>
        </w:rPr>
        <w:t>we detected by GWA</w:t>
      </w:r>
      <w:r w:rsidRPr="006C670D">
        <w:rPr>
          <w:color w:val="000000" w:themeColor="text1"/>
          <w:sz w:val="24"/>
          <w:szCs w:val="24"/>
        </w:rPr>
        <w:t>.</w:t>
      </w:r>
      <w:r w:rsidR="00864064" w:rsidRPr="006C670D">
        <w:rPr>
          <w:color w:val="000000" w:themeColor="text1"/>
          <w:sz w:val="24"/>
          <w:szCs w:val="24"/>
        </w:rPr>
        <w:t xml:space="preserve"> This QTL</w:t>
      </w:r>
      <w:r w:rsidR="006B0930" w:rsidRPr="006C670D">
        <w:rPr>
          <w:color w:val="000000" w:themeColor="text1"/>
          <w:sz w:val="24"/>
          <w:szCs w:val="24"/>
        </w:rPr>
        <w:t xml:space="preserve"> on chromosome V</w:t>
      </w:r>
      <w:r w:rsidR="00864064" w:rsidRPr="006C670D">
        <w:rPr>
          <w:color w:val="000000" w:themeColor="text1"/>
          <w:sz w:val="24"/>
          <w:szCs w:val="24"/>
        </w:rPr>
        <w:t xml:space="preserve"> was in strong </w:t>
      </w:r>
      <w:r w:rsidR="00874642">
        <w:rPr>
          <w:color w:val="000000" w:themeColor="text1"/>
          <w:sz w:val="24"/>
          <w:szCs w:val="24"/>
        </w:rPr>
        <w:t>LD</w:t>
      </w:r>
      <w:r w:rsidR="00864064" w:rsidRPr="006C670D">
        <w:rPr>
          <w:color w:val="000000" w:themeColor="text1"/>
          <w:sz w:val="24"/>
          <w:szCs w:val="24"/>
        </w:rPr>
        <w:t xml:space="preserve"> with another QTL on chromosome V. Long-range LD is common in selfing organisms, especially </w:t>
      </w:r>
      <w:r w:rsidR="00864064" w:rsidRPr="006C670D">
        <w:rPr>
          <w:i/>
          <w:color w:val="000000" w:themeColor="text1"/>
          <w:sz w:val="24"/>
          <w:szCs w:val="24"/>
        </w:rPr>
        <w:t xml:space="preserve">C. elegans </w:t>
      </w:r>
      <w:r w:rsidR="00D873C7">
        <w:rPr>
          <w:color w:val="000000" w:themeColor="text1"/>
          <w:sz w:val="24"/>
          <w:szCs w:val="24"/>
        </w:rPr>
        <w:fldChar w:fldCharType="begin">
          <w:fldData xml:space="preserve">PEVuZE5vdGU+PENpdGU+PEF1dGhvcj5BbmRlcnNlbjwvQXV0aG9yPjxZZWFyPjIwMTI8L1llYXI+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PEVuZE5vdGU+PENpdGU+PEF1dGhvcj5BbmRlcnNlbjwvQXV0aG9yPjxZZWFyPjIwMTI8L1llYXI+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[19]</w:t>
      </w:r>
      <w:r w:rsidR="00D873C7">
        <w:rPr>
          <w:color w:val="000000" w:themeColor="text1"/>
          <w:sz w:val="24"/>
          <w:szCs w:val="24"/>
        </w:rPr>
        <w:fldChar w:fldCharType="end"/>
      </w:r>
      <w:r w:rsidR="00864064" w:rsidRPr="006C670D">
        <w:rPr>
          <w:color w:val="000000" w:themeColor="text1"/>
          <w:sz w:val="24"/>
          <w:szCs w:val="24"/>
        </w:rPr>
        <w:t xml:space="preserve">, but it can confound GWA mappings. Our results emphasize that all QTL need to be validated by independent strains. </w:t>
      </w:r>
      <w:r w:rsidR="00874642">
        <w:rPr>
          <w:color w:val="000000" w:themeColor="text1"/>
          <w:sz w:val="24"/>
          <w:szCs w:val="24"/>
        </w:rPr>
        <w:t>NILs</w:t>
      </w:r>
      <w:r w:rsidR="00864064" w:rsidRPr="006C670D">
        <w:rPr>
          <w:color w:val="000000" w:themeColor="text1"/>
          <w:sz w:val="24"/>
          <w:szCs w:val="24"/>
        </w:rPr>
        <w:t>, as we used here, offer an effective approach to rapidly test genomic intervals for correlation</w:t>
      </w:r>
      <w:r w:rsidR="006B0930" w:rsidRPr="006C670D">
        <w:rPr>
          <w:color w:val="000000" w:themeColor="text1"/>
          <w:sz w:val="24"/>
          <w:szCs w:val="24"/>
        </w:rPr>
        <w:t>s</w:t>
      </w:r>
      <w:r w:rsidR="00864064" w:rsidRPr="006C670D">
        <w:rPr>
          <w:color w:val="000000" w:themeColor="text1"/>
          <w:sz w:val="24"/>
          <w:szCs w:val="24"/>
        </w:rPr>
        <w:t xml:space="preserve"> with observed phenotypic differences. </w:t>
      </w:r>
      <w:r w:rsidR="006B0930" w:rsidRPr="006C670D">
        <w:rPr>
          <w:color w:val="000000" w:themeColor="text1"/>
          <w:sz w:val="24"/>
          <w:szCs w:val="24"/>
        </w:rPr>
        <w:t xml:space="preserve">It is likely that the chromosome V right QTL underlies the trait difference that we tested at the chromosome V left QTL. Additional near-isogenic lines need to be constructed to test this hypothesis and narrow this genomic region to a causal gene. </w:t>
      </w:r>
    </w:p>
    <w:p w14:paraId="1A89E0A9" w14:textId="785F29E3" w:rsidR="00F96914" w:rsidRPr="006C670D" w:rsidRDefault="00F96914" w:rsidP="008120F4">
      <w:pPr>
        <w:spacing w:line="480" w:lineRule="auto"/>
        <w:jc w:val="both"/>
        <w:rPr>
          <w:color w:val="000000" w:themeColor="text1"/>
          <w:sz w:val="24"/>
          <w:szCs w:val="24"/>
        </w:rPr>
      </w:pPr>
      <w:r w:rsidRPr="006C670D">
        <w:rPr>
          <w:color w:val="000000" w:themeColor="text1"/>
          <w:sz w:val="24"/>
          <w:szCs w:val="24"/>
        </w:rPr>
        <w:lastRenderedPageBreak/>
        <w:tab/>
        <w:t xml:space="preserve">Our study </w:t>
      </w:r>
      <w:r w:rsidR="004565C5">
        <w:rPr>
          <w:color w:val="000000" w:themeColor="text1"/>
          <w:sz w:val="24"/>
          <w:szCs w:val="24"/>
        </w:rPr>
        <w:t>demonstrates</w:t>
      </w:r>
      <w:r w:rsidR="004565C5" w:rsidRPr="006C670D">
        <w:rPr>
          <w:color w:val="000000" w:themeColor="text1"/>
          <w:sz w:val="24"/>
          <w:szCs w:val="24"/>
        </w:rPr>
        <w:t xml:space="preserve"> </w:t>
      </w:r>
      <w:r w:rsidRPr="006C670D">
        <w:rPr>
          <w:color w:val="000000" w:themeColor="text1"/>
          <w:sz w:val="24"/>
          <w:szCs w:val="24"/>
        </w:rPr>
        <w:t xml:space="preserve">that natural variation can modify sensitivity to the cellular metabolite propionate. We used a </w:t>
      </w:r>
      <w:r w:rsidRPr="006C670D">
        <w:rPr>
          <w:i/>
          <w:iCs/>
          <w:color w:val="000000" w:themeColor="text1"/>
          <w:sz w:val="24"/>
          <w:szCs w:val="24"/>
        </w:rPr>
        <w:t>C. elegans</w:t>
      </w:r>
      <w:r w:rsidRPr="006C670D">
        <w:rPr>
          <w:color w:val="000000" w:themeColor="text1"/>
          <w:sz w:val="24"/>
          <w:szCs w:val="24"/>
        </w:rPr>
        <w:t xml:space="preserve"> model that mimics metabolic conditions found in patients with propionic acidemia. These data indicate that </w:t>
      </w:r>
      <w:r w:rsidRPr="006C670D">
        <w:rPr>
          <w:i/>
          <w:iCs/>
          <w:color w:val="000000" w:themeColor="text1"/>
          <w:sz w:val="24"/>
          <w:szCs w:val="24"/>
        </w:rPr>
        <w:t>C. elegans</w:t>
      </w:r>
      <w:r w:rsidRPr="006C670D">
        <w:rPr>
          <w:color w:val="000000" w:themeColor="text1"/>
          <w:sz w:val="24"/>
          <w:szCs w:val="24"/>
        </w:rPr>
        <w:t xml:space="preserve"> is a </w:t>
      </w:r>
      <w:r w:rsidR="0031016C" w:rsidRPr="006C670D">
        <w:rPr>
          <w:color w:val="000000" w:themeColor="text1"/>
          <w:sz w:val="24"/>
          <w:szCs w:val="24"/>
        </w:rPr>
        <w:t>fruitful “simple”</w:t>
      </w:r>
      <w:r w:rsidRPr="006C670D">
        <w:rPr>
          <w:color w:val="000000" w:themeColor="text1"/>
          <w:sz w:val="24"/>
          <w:szCs w:val="24"/>
        </w:rPr>
        <w:t xml:space="preserve"> model to identify genetic modifiers of inborn errors in human metabolism, which is extremely difficult with human populations as these diseases are </w:t>
      </w:r>
      <w:r w:rsidR="0031016C" w:rsidRPr="006C670D">
        <w:rPr>
          <w:color w:val="000000" w:themeColor="text1"/>
          <w:sz w:val="24"/>
          <w:szCs w:val="24"/>
        </w:rPr>
        <w:t xml:space="preserve">usually </w:t>
      </w:r>
      <w:r w:rsidRPr="006C670D">
        <w:rPr>
          <w:color w:val="000000" w:themeColor="text1"/>
          <w:sz w:val="24"/>
          <w:szCs w:val="24"/>
        </w:rPr>
        <w:t>rare.</w:t>
      </w:r>
    </w:p>
    <w:p w14:paraId="75E5DDCA" w14:textId="5D9FB254" w:rsidR="004565C5" w:rsidRDefault="004565C5" w:rsidP="006C670D">
      <w:pPr>
        <w:spacing w:line="480" w:lineRule="auto"/>
        <w:jc w:val="both"/>
        <w:outlineLvl w:val="0"/>
        <w:rPr>
          <w:color w:val="000000" w:themeColor="text1"/>
          <w:sz w:val="24"/>
          <w:szCs w:val="24"/>
        </w:rPr>
      </w:pPr>
    </w:p>
    <w:p w14:paraId="792FBB30" w14:textId="5A2B4220" w:rsidR="007E7967"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MATERIALS AND METHODS</w:t>
      </w:r>
    </w:p>
    <w:p w14:paraId="4894A5E8" w14:textId="77777777" w:rsidR="007E7967" w:rsidRPr="006C670D" w:rsidRDefault="007E7967" w:rsidP="008120F4">
      <w:pPr>
        <w:spacing w:line="480" w:lineRule="auto"/>
        <w:jc w:val="both"/>
        <w:rPr>
          <w:b/>
          <w:color w:val="0070C0"/>
          <w:sz w:val="24"/>
          <w:szCs w:val="24"/>
          <w:highlight w:val="white"/>
        </w:rPr>
      </w:pPr>
    </w:p>
    <w:p w14:paraId="398D3FB7" w14:textId="77777777"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Strains</w:t>
      </w:r>
    </w:p>
    <w:p w14:paraId="69D8D3DC" w14:textId="217F711A"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All the wild strains were obtained from </w:t>
      </w:r>
      <w:r w:rsidRPr="00874642">
        <w:rPr>
          <w:color w:val="000000" w:themeColor="text1"/>
          <w:sz w:val="24"/>
          <w:szCs w:val="24"/>
        </w:rPr>
        <w:t>CeNDR (</w:t>
      </w:r>
      <w:r w:rsidR="00157763" w:rsidRPr="00874642">
        <w:rPr>
          <w:b/>
          <w:bCs/>
          <w:color w:val="000000" w:themeColor="text1"/>
          <w:sz w:val="24"/>
          <w:szCs w:val="24"/>
        </w:rPr>
        <w:t>Table S</w:t>
      </w:r>
      <w:ins w:id="17" w:author="Stefan Zdraljevic" w:date="2020-01-28T11:08:00Z">
        <w:r w:rsidR="00560832">
          <w:rPr>
            <w:b/>
            <w:bCs/>
            <w:color w:val="000000" w:themeColor="text1"/>
            <w:sz w:val="24"/>
            <w:szCs w:val="24"/>
          </w:rPr>
          <w:t>3</w:t>
        </w:r>
      </w:ins>
      <w:del w:id="18" w:author="Stefan Zdraljevic" w:date="2020-01-28T11:08:00Z">
        <w:r w:rsidR="00157763" w:rsidRPr="00874642" w:rsidDel="00560832">
          <w:rPr>
            <w:b/>
            <w:bCs/>
            <w:color w:val="000000" w:themeColor="text1"/>
            <w:sz w:val="24"/>
            <w:szCs w:val="24"/>
          </w:rPr>
          <w:delText>1</w:delText>
        </w:r>
      </w:del>
      <w:r w:rsidRPr="00874642">
        <w:rPr>
          <w:color w:val="000000" w:themeColor="text1"/>
          <w:sz w:val="24"/>
          <w:szCs w:val="24"/>
        </w:rPr>
        <w:t>)</w:t>
      </w:r>
      <w:r w:rsidR="00D873C7">
        <w:rPr>
          <w:color w:val="000000" w:themeColor="text1"/>
          <w:sz w:val="24"/>
          <w:szCs w:val="24"/>
        </w:rPr>
        <w:fldChar w:fldCharType="begin">
          <w:fldData xml:space="preserve">PEVuZE5vdGU+PENpdGU+PEF1dGhvcj5Db29rPC9BdXRob3I+PFllYXI+MjAxNzwvWWVhcj48UmVj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==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PEVuZE5vdGU+PENpdGU+PEF1dGhvcj5Db29rPC9BdXRob3I+PFllYXI+MjAxNzwvWWVhcj48UmVj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==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[31 and maintained at 20°C on nematode growth medium (NGM) plates on a diet of E. coli OP50. Near-isogenic lines (NILs) were generated using a procedure described previously {Evans, 2018 #3548]</w:t>
      </w:r>
      <w:r w:rsidR="00D873C7">
        <w:rPr>
          <w:color w:val="000000" w:themeColor="text1"/>
          <w:sz w:val="24"/>
          <w:szCs w:val="24"/>
        </w:rPr>
        <w:fldChar w:fldCharType="end"/>
      </w:r>
      <w:r w:rsidR="00CD0CF7" w:rsidRPr="006C670D">
        <w:rPr>
          <w:color w:val="000000" w:themeColor="text1"/>
          <w:sz w:val="24"/>
          <w:szCs w:val="24"/>
          <w:highlight w:val="white"/>
        </w:rPr>
        <w:t xml:space="preserve"> by crossing BRC20067 and DL238. Each NIL strain harbors </w:t>
      </w:r>
      <w:r w:rsidR="009179F7" w:rsidRPr="006C670D">
        <w:rPr>
          <w:color w:val="000000" w:themeColor="text1"/>
          <w:sz w:val="24"/>
          <w:szCs w:val="24"/>
          <w:highlight w:val="white"/>
        </w:rPr>
        <w:t xml:space="preserve">recombination breakpoints </w:t>
      </w:r>
      <w:r w:rsidR="00CD0CF7" w:rsidRPr="006C670D">
        <w:rPr>
          <w:color w:val="000000" w:themeColor="text1"/>
          <w:sz w:val="24"/>
          <w:szCs w:val="24"/>
          <w:highlight w:val="white"/>
        </w:rPr>
        <w:t xml:space="preserve">at different locations </w:t>
      </w:r>
      <w:r w:rsidR="00C17282" w:rsidRPr="006C670D">
        <w:rPr>
          <w:color w:val="000000" w:themeColor="text1"/>
          <w:sz w:val="24"/>
          <w:szCs w:val="24"/>
          <w:highlight w:val="white"/>
        </w:rPr>
        <w:t xml:space="preserve">on chromosome </w:t>
      </w:r>
      <w:r w:rsidR="006E041C" w:rsidRPr="006C670D">
        <w:rPr>
          <w:color w:val="000000" w:themeColor="text1"/>
          <w:sz w:val="24"/>
          <w:szCs w:val="24"/>
          <w:highlight w:val="white"/>
        </w:rPr>
        <w:t>V</w:t>
      </w:r>
      <w:r w:rsidR="006E041C" w:rsidRPr="00EC3CC1">
        <w:rPr>
          <w:rFonts w:eastAsia="MS Gothic"/>
          <w:color w:val="000000" w:themeColor="text1"/>
          <w:sz w:val="24"/>
          <w:szCs w:val="24"/>
          <w:highlight w:val="white"/>
        </w:rPr>
        <w:t xml:space="preserve"> </w:t>
      </w:r>
      <w:r w:rsidR="00CD0CF7" w:rsidRPr="006C670D">
        <w:rPr>
          <w:color w:val="000000" w:themeColor="text1"/>
          <w:sz w:val="24"/>
          <w:szCs w:val="24"/>
          <w:highlight w:val="white"/>
        </w:rPr>
        <w:t>generated by crossing two single recombinant strains, followed by six times backcrossing with BRC20067 to change the other five chromosomes into the BRC20067 background.</w:t>
      </w:r>
    </w:p>
    <w:p w14:paraId="54D4AD09" w14:textId="77777777" w:rsidR="00CD0CF7" w:rsidRPr="006C670D" w:rsidRDefault="00CD0CF7" w:rsidP="008120F4">
      <w:pPr>
        <w:spacing w:line="480" w:lineRule="auto"/>
        <w:jc w:val="both"/>
        <w:rPr>
          <w:color w:val="0070C0"/>
          <w:sz w:val="24"/>
          <w:szCs w:val="24"/>
          <w:highlight w:val="white"/>
        </w:rPr>
      </w:pPr>
    </w:p>
    <w:p w14:paraId="3E447CA8" w14:textId="157B22AF" w:rsidR="00DF063F"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Propionate</w:t>
      </w:r>
      <w:r w:rsidR="00DF063F" w:rsidRPr="006C670D">
        <w:rPr>
          <w:b/>
          <w:color w:val="000000" w:themeColor="text1"/>
          <w:sz w:val="24"/>
          <w:szCs w:val="24"/>
          <w:highlight w:val="white"/>
        </w:rPr>
        <w:t xml:space="preserve"> </w:t>
      </w:r>
      <w:r w:rsidR="0097064C" w:rsidRPr="006C670D">
        <w:rPr>
          <w:b/>
          <w:color w:val="000000" w:themeColor="text1"/>
          <w:sz w:val="24"/>
          <w:szCs w:val="24"/>
          <w:highlight w:val="white"/>
        </w:rPr>
        <w:t>sensitivity assays</w:t>
      </w:r>
    </w:p>
    <w:p w14:paraId="646F1BC9" w14:textId="453E1BD7"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A 2 M propionic acid stock solution was prepared in a chemical hood. For 40 ml solution, 6 ml propionic acid (sigma, #402907), 13.5 ml 5 </w:t>
      </w:r>
      <w:r w:rsidR="00CD0CF7" w:rsidRPr="006C670D">
        <w:rPr>
          <w:color w:val="000000" w:themeColor="text1"/>
          <w:sz w:val="24"/>
          <w:szCs w:val="24"/>
          <w:highlight w:val="white"/>
        </w:rPr>
        <w:t>M</w:t>
      </w:r>
      <w:r w:rsidRPr="006C670D">
        <w:rPr>
          <w:color w:val="000000" w:themeColor="text1"/>
          <w:sz w:val="24"/>
          <w:szCs w:val="24"/>
          <w:highlight w:val="white"/>
        </w:rPr>
        <w:t xml:space="preserve">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and 20.5 ml </w:t>
      </w:r>
      <w:r w:rsidR="009179F7" w:rsidRPr="006C670D">
        <w:rPr>
          <w:color w:val="000000" w:themeColor="text1"/>
          <w:sz w:val="24"/>
          <w:szCs w:val="24"/>
          <w:highlight w:val="white"/>
        </w:rPr>
        <w:t xml:space="preserve">water </w:t>
      </w:r>
      <w:r w:rsidRPr="006C670D">
        <w:rPr>
          <w:color w:val="000000" w:themeColor="text1"/>
          <w:sz w:val="24"/>
          <w:szCs w:val="24"/>
          <w:highlight w:val="white"/>
        </w:rPr>
        <w:t>were mixed together, and the pH was adjusted to 6.0</w:t>
      </w:r>
      <w:r w:rsidR="00CD0CF7" w:rsidRPr="006C670D">
        <w:rPr>
          <w:color w:val="000000" w:themeColor="text1"/>
          <w:sz w:val="24"/>
          <w:szCs w:val="24"/>
          <w:highlight w:val="white"/>
        </w:rPr>
        <w:t xml:space="preserve"> with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The solution was filter sterilized and stored at 4°C. On day 0, arrested L1 animals were placed on seeded plates with </w:t>
      </w:r>
      <w:r w:rsidR="00492C6D" w:rsidRPr="006C670D">
        <w:rPr>
          <w:color w:val="000000" w:themeColor="text1"/>
          <w:sz w:val="24"/>
          <w:szCs w:val="24"/>
          <w:highlight w:val="white"/>
        </w:rPr>
        <w:t>propionate</w:t>
      </w:r>
      <w:r w:rsidRPr="006C670D">
        <w:rPr>
          <w:color w:val="000000" w:themeColor="text1"/>
          <w:sz w:val="24"/>
          <w:szCs w:val="24"/>
          <w:highlight w:val="white"/>
        </w:rPr>
        <w:t xml:space="preserve"> and after incubation for two days, animals that </w:t>
      </w:r>
      <w:r w:rsidR="009179F7" w:rsidRPr="006C670D">
        <w:rPr>
          <w:color w:val="000000" w:themeColor="text1"/>
          <w:sz w:val="24"/>
          <w:szCs w:val="24"/>
          <w:highlight w:val="white"/>
        </w:rPr>
        <w:t xml:space="preserve">developed </w:t>
      </w:r>
      <w:r w:rsidR="009179F7" w:rsidRPr="006C670D">
        <w:rPr>
          <w:color w:val="000000" w:themeColor="text1"/>
          <w:sz w:val="24"/>
          <w:szCs w:val="24"/>
          <w:highlight w:val="white"/>
        </w:rPr>
        <w:lastRenderedPageBreak/>
        <w:t xml:space="preserve">beyond the L1 stage were </w:t>
      </w:r>
      <w:r w:rsidRPr="006C670D">
        <w:rPr>
          <w:color w:val="000000" w:themeColor="text1"/>
          <w:sz w:val="24"/>
          <w:szCs w:val="24"/>
          <w:highlight w:val="white"/>
        </w:rPr>
        <w:t xml:space="preserve">evaluated as survivors. Propionic acid survival rate was calculated as the proportion of </w:t>
      </w:r>
      <w:r w:rsidR="009179F7" w:rsidRPr="006C670D">
        <w:rPr>
          <w:color w:val="000000" w:themeColor="text1"/>
          <w:sz w:val="24"/>
          <w:szCs w:val="24"/>
          <w:highlight w:val="white"/>
        </w:rPr>
        <w:t xml:space="preserve">animals that have developed beyond the L1 stage </w:t>
      </w:r>
      <w:r w:rsidRPr="006C670D">
        <w:rPr>
          <w:color w:val="000000" w:themeColor="text1"/>
          <w:sz w:val="24"/>
          <w:szCs w:val="24"/>
          <w:highlight w:val="white"/>
        </w:rPr>
        <w:t>over the total number of L1 animals at day 0.</w:t>
      </w:r>
      <w:r w:rsidR="00492C6D" w:rsidRPr="006C670D">
        <w:rPr>
          <w:color w:val="000000" w:themeColor="text1"/>
          <w:sz w:val="24"/>
          <w:szCs w:val="24"/>
          <w:highlight w:val="white"/>
        </w:rPr>
        <w:t xml:space="preserve"> </w:t>
      </w:r>
      <w:r w:rsidRPr="006C670D">
        <w:rPr>
          <w:color w:val="000000" w:themeColor="text1"/>
          <w:sz w:val="24"/>
          <w:szCs w:val="24"/>
          <w:highlight w:val="white"/>
        </w:rPr>
        <w:t xml:space="preserve">Biological triplicate experiments with three technical replicates were performed. For the panel of </w:t>
      </w:r>
      <w:r w:rsidR="00FA50AB" w:rsidRPr="006C670D">
        <w:rPr>
          <w:color w:val="000000" w:themeColor="text1"/>
          <w:sz w:val="24"/>
          <w:szCs w:val="24"/>
          <w:highlight w:val="white"/>
        </w:rPr>
        <w:t xml:space="preserve">133 </w:t>
      </w:r>
      <w:r w:rsidRPr="006C670D">
        <w:rPr>
          <w:color w:val="000000" w:themeColor="text1"/>
          <w:sz w:val="24"/>
          <w:szCs w:val="24"/>
          <w:highlight w:val="white"/>
        </w:rPr>
        <w:t>wild isolates, 100 mM propionate was used in five biological replicates, each with four technical replicates.</w:t>
      </w:r>
      <w:r w:rsidR="0097064C" w:rsidRPr="006C670D">
        <w:rPr>
          <w:color w:val="000000" w:themeColor="text1"/>
          <w:sz w:val="24"/>
          <w:szCs w:val="24"/>
          <w:highlight w:val="white"/>
        </w:rPr>
        <w:t xml:space="preserve"> 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replicate residuals per strain (</w:t>
      </w:r>
      <w:r w:rsidR="00EE1E37">
        <w:rPr>
          <w:b/>
          <w:color w:val="000000" w:themeColor="text1"/>
          <w:sz w:val="24"/>
          <w:szCs w:val="24"/>
        </w:rPr>
        <w:t>Table S</w:t>
      </w:r>
      <w:del w:id="19" w:author="Stefan Zdraljevic" w:date="2020-01-28T11:10:00Z">
        <w:r w:rsidR="00EE1E37" w:rsidDel="00560832">
          <w:rPr>
            <w:b/>
            <w:color w:val="000000" w:themeColor="text1"/>
            <w:sz w:val="24"/>
            <w:szCs w:val="24"/>
          </w:rPr>
          <w:delText>2</w:delText>
        </w:r>
      </w:del>
      <w:ins w:id="20" w:author="Stefan Zdraljevic" w:date="2020-01-28T11:10:00Z">
        <w:r w:rsidR="00560832">
          <w:rPr>
            <w:b/>
            <w:color w:val="000000" w:themeColor="text1"/>
            <w:sz w:val="24"/>
            <w:szCs w:val="24"/>
          </w:rPr>
          <w:t>3</w:t>
        </w:r>
      </w:ins>
      <w:r w:rsidR="0097064C" w:rsidRPr="006C670D">
        <w:rPr>
          <w:color w:val="000000" w:themeColor="text1"/>
          <w:sz w:val="24"/>
          <w:szCs w:val="24"/>
          <w:highlight w:val="white"/>
        </w:rPr>
        <w:t>). The phenotype data were used for association mappings.</w:t>
      </w:r>
    </w:p>
    <w:p w14:paraId="259A8F85" w14:textId="77777777" w:rsidR="0097064C" w:rsidRPr="006C670D" w:rsidRDefault="0097064C" w:rsidP="008120F4">
      <w:pPr>
        <w:spacing w:line="480" w:lineRule="auto"/>
        <w:jc w:val="both"/>
        <w:rPr>
          <w:b/>
          <w:color w:val="000000" w:themeColor="text1"/>
          <w:sz w:val="24"/>
          <w:szCs w:val="24"/>
          <w:highlight w:val="white"/>
        </w:rPr>
      </w:pPr>
    </w:p>
    <w:p w14:paraId="17BE8CAB" w14:textId="06FE7F62"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Heritability</w:t>
      </w:r>
      <w:r w:rsidR="00177C64" w:rsidRPr="006C670D">
        <w:rPr>
          <w:b/>
          <w:color w:val="000000" w:themeColor="text1"/>
          <w:sz w:val="24"/>
          <w:szCs w:val="24"/>
          <w:highlight w:val="white"/>
        </w:rPr>
        <w:t xml:space="preserve"> </w:t>
      </w:r>
      <w:r w:rsidR="0097064C" w:rsidRPr="006C670D">
        <w:rPr>
          <w:b/>
          <w:color w:val="000000" w:themeColor="text1"/>
          <w:sz w:val="24"/>
          <w:szCs w:val="24"/>
          <w:highlight w:val="white"/>
        </w:rPr>
        <w:t>calculations</w:t>
      </w:r>
    </w:p>
    <w:p w14:paraId="04274B53" w14:textId="348A2F47" w:rsidR="00DF063F" w:rsidRPr="006C670D" w:rsidRDefault="00DF063F" w:rsidP="008120F4">
      <w:pPr>
        <w:spacing w:line="480" w:lineRule="auto"/>
        <w:jc w:val="both"/>
        <w:rPr>
          <w:color w:val="000000" w:themeColor="text1"/>
          <w:sz w:val="24"/>
          <w:szCs w:val="24"/>
        </w:rPr>
      </w:pPr>
      <w:r w:rsidRPr="006C670D">
        <w:rPr>
          <w:color w:val="000000" w:themeColor="text1"/>
          <w:sz w:val="24"/>
          <w:szCs w:val="24"/>
        </w:rPr>
        <w:t>For dose-response experiments, broad-sense heritability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estimates were calculated using the </w:t>
      </w:r>
      <w:proofErr w:type="spellStart"/>
      <w:r w:rsidRPr="006C670D">
        <w:rPr>
          <w:i/>
          <w:color w:val="000000" w:themeColor="text1"/>
          <w:sz w:val="24"/>
          <w:szCs w:val="24"/>
        </w:rPr>
        <w:t>lmer</w:t>
      </w:r>
      <w:proofErr w:type="spellEnd"/>
      <w:r w:rsidRPr="006C670D">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per dose. For the fine-scale dose response experiment, we subsampled three replicates twelve independent times for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calculations.</w:t>
      </w:r>
    </w:p>
    <w:p w14:paraId="72816267" w14:textId="77777777" w:rsidR="00DF063F" w:rsidRPr="006C670D" w:rsidRDefault="00DF063F" w:rsidP="008120F4">
      <w:pPr>
        <w:spacing w:line="480" w:lineRule="auto"/>
        <w:jc w:val="both"/>
        <w:rPr>
          <w:b/>
          <w:color w:val="0070C0"/>
          <w:sz w:val="24"/>
          <w:szCs w:val="24"/>
          <w:highlight w:val="white"/>
        </w:rPr>
      </w:pPr>
    </w:p>
    <w:p w14:paraId="68A8EC8C" w14:textId="18F47661" w:rsidR="00DF063F" w:rsidRPr="006C670D" w:rsidRDefault="00DF063F" w:rsidP="006C670D">
      <w:pPr>
        <w:spacing w:line="480" w:lineRule="auto"/>
        <w:jc w:val="both"/>
        <w:outlineLvl w:val="0"/>
        <w:rPr>
          <w:color w:val="000000" w:themeColor="text1"/>
          <w:sz w:val="24"/>
          <w:szCs w:val="24"/>
        </w:rPr>
      </w:pPr>
      <w:r w:rsidRPr="006C670D">
        <w:rPr>
          <w:b/>
          <w:color w:val="000000" w:themeColor="text1"/>
          <w:sz w:val="24"/>
          <w:szCs w:val="24"/>
          <w:highlight w:val="white"/>
        </w:rPr>
        <w:lastRenderedPageBreak/>
        <w:t xml:space="preserve">Power </w:t>
      </w:r>
      <w:r w:rsidR="0097064C" w:rsidRPr="006C670D">
        <w:rPr>
          <w:b/>
          <w:color w:val="000000" w:themeColor="text1"/>
          <w:sz w:val="24"/>
          <w:szCs w:val="24"/>
          <w:highlight w:val="white"/>
        </w:rPr>
        <w:t>analysis</w:t>
      </w:r>
    </w:p>
    <w:p w14:paraId="5C98485F" w14:textId="15563538" w:rsidR="0097064C"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To determine the number of replicate measures we needed to collect for association mapping, we measured L1 survival </w:t>
      </w:r>
      <w:r w:rsidR="00177C64" w:rsidRPr="006C670D">
        <w:rPr>
          <w:color w:val="000000" w:themeColor="text1"/>
          <w:sz w:val="24"/>
          <w:szCs w:val="24"/>
          <w:highlight w:val="white"/>
        </w:rPr>
        <w:t xml:space="preserve">of the DL238 strain </w:t>
      </w:r>
      <w:r w:rsidRPr="006C670D">
        <w:rPr>
          <w:color w:val="000000" w:themeColor="text1"/>
          <w:sz w:val="24"/>
          <w:szCs w:val="24"/>
          <w:highlight w:val="white"/>
        </w:rPr>
        <w:t xml:space="preserve">after exposure to 100 mM 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6C670D">
        <w:rPr>
          <w:i/>
          <w:color w:val="000000" w:themeColor="text1"/>
          <w:sz w:val="24"/>
          <w:szCs w:val="24"/>
          <w:highlight w:val="white"/>
        </w:rPr>
        <w:t>power.t.test</w:t>
      </w:r>
      <w:proofErr w:type="spellEnd"/>
      <w:r w:rsidRPr="006C670D">
        <w:rPr>
          <w:color w:val="000000" w:themeColor="text1"/>
          <w:sz w:val="24"/>
          <w:szCs w:val="24"/>
          <w:highlight w:val="white"/>
        </w:rPr>
        <w:t xml:space="preserve"> function in the </w:t>
      </w:r>
      <w:proofErr w:type="spellStart"/>
      <w:r w:rsidRPr="006C670D">
        <w:rPr>
          <w:color w:val="000000" w:themeColor="text1"/>
          <w:sz w:val="24"/>
          <w:szCs w:val="24"/>
          <w:highlight w:val="white"/>
        </w:rPr>
        <w:t>pwr</w:t>
      </w:r>
      <w:proofErr w:type="spellEnd"/>
      <w:r w:rsidRPr="006C670D">
        <w:rPr>
          <w:color w:val="000000" w:themeColor="text1"/>
          <w:sz w:val="24"/>
          <w:szCs w:val="24"/>
          <w:highlight w:val="white"/>
        </w:rPr>
        <w:t xml:space="preserve"> R package with the following parameters - </w:t>
      </w:r>
      <w:r w:rsidRPr="006C670D">
        <w:rPr>
          <w:i/>
          <w:color w:val="000000" w:themeColor="text1"/>
          <w:sz w:val="24"/>
          <w:szCs w:val="24"/>
          <w:highlight w:val="white"/>
        </w:rPr>
        <w:t>n</w:t>
      </w:r>
      <w:r w:rsidRPr="006C670D">
        <w:rPr>
          <w:color w:val="000000" w:themeColor="text1"/>
          <w:sz w:val="24"/>
          <w:szCs w:val="24"/>
          <w:highlight w:val="white"/>
        </w:rPr>
        <w:t xml:space="preserve"> = number of subsampled replicates, </w:t>
      </w:r>
      <w:r w:rsidRPr="006C670D">
        <w:rPr>
          <w:i/>
          <w:color w:val="000000" w:themeColor="text1"/>
          <w:sz w:val="24"/>
          <w:szCs w:val="24"/>
          <w:highlight w:val="white"/>
        </w:rPr>
        <w:t>delta</w:t>
      </w:r>
      <w:r w:rsidRPr="006C670D">
        <w:rPr>
          <w:color w:val="000000" w:themeColor="text1"/>
          <w:sz w:val="24"/>
          <w:szCs w:val="24"/>
          <w:highlight w:val="white"/>
        </w:rPr>
        <w:t xml:space="preserve"> = (0.01 to 1, in increments of 0.01), </w:t>
      </w:r>
      <w:proofErr w:type="spellStart"/>
      <w:r w:rsidRPr="006C670D">
        <w:rPr>
          <w:i/>
          <w:color w:val="000000" w:themeColor="text1"/>
          <w:sz w:val="24"/>
          <w:szCs w:val="24"/>
          <w:highlight w:val="white"/>
        </w:rPr>
        <w:t>sd</w:t>
      </w:r>
      <w:proofErr w:type="spellEnd"/>
      <w:r w:rsidRPr="006C670D">
        <w:rPr>
          <w:color w:val="000000" w:themeColor="text1"/>
          <w:sz w:val="24"/>
          <w:szCs w:val="24"/>
          <w:highlight w:val="white"/>
        </w:rPr>
        <w:t xml:space="preserve"> = mean of the standard deviation subsamples, </w:t>
      </w:r>
      <w:proofErr w:type="spellStart"/>
      <w:r w:rsidRPr="006C670D">
        <w:rPr>
          <w:i/>
          <w:color w:val="000000" w:themeColor="text1"/>
          <w:sz w:val="24"/>
          <w:szCs w:val="24"/>
          <w:highlight w:val="white"/>
        </w:rPr>
        <w:t>sig</w:t>
      </w:r>
      <w:r w:rsidRPr="006C670D">
        <w:rPr>
          <w:color w:val="000000" w:themeColor="text1"/>
          <w:sz w:val="24"/>
          <w:szCs w:val="24"/>
          <w:highlight w:val="white"/>
        </w:rPr>
        <w:t>.</w:t>
      </w:r>
      <w:r w:rsidRPr="006C670D">
        <w:rPr>
          <w:i/>
          <w:color w:val="000000" w:themeColor="text1"/>
          <w:sz w:val="24"/>
          <w:szCs w:val="24"/>
          <w:highlight w:val="white"/>
        </w:rPr>
        <w:t>level</w:t>
      </w:r>
      <w:proofErr w:type="spellEnd"/>
      <w:r w:rsidRPr="006C670D">
        <w:rPr>
          <w:color w:val="000000" w:themeColor="text1"/>
          <w:sz w:val="24"/>
          <w:szCs w:val="24"/>
          <w:highlight w:val="white"/>
        </w:rPr>
        <w:t xml:space="preserve"> = 0.00001, alternative = “</w:t>
      </w:r>
      <w:proofErr w:type="spellStart"/>
      <w:r w:rsidRPr="006C670D">
        <w:rPr>
          <w:color w:val="000000" w:themeColor="text1"/>
          <w:sz w:val="24"/>
          <w:szCs w:val="24"/>
          <w:highlight w:val="white"/>
        </w:rPr>
        <w:t>two.sided</w:t>
      </w:r>
      <w:proofErr w:type="spellEnd"/>
      <w:r w:rsidRPr="006C670D">
        <w:rPr>
          <w:color w:val="000000" w:themeColor="text1"/>
          <w:sz w:val="24"/>
          <w:szCs w:val="24"/>
          <w:highlight w:val="white"/>
        </w:rPr>
        <w:t>”, type = “</w:t>
      </w:r>
      <w:proofErr w:type="spellStart"/>
      <w:r w:rsidRPr="006C670D">
        <w:rPr>
          <w:color w:val="000000" w:themeColor="text1"/>
          <w:sz w:val="24"/>
          <w:szCs w:val="24"/>
          <w:highlight w:val="white"/>
        </w:rPr>
        <w:t>two.sample</w:t>
      </w:r>
      <w:proofErr w:type="spellEnd"/>
      <w:r w:rsidRPr="006C670D">
        <w:rPr>
          <w:color w:val="000000" w:themeColor="text1"/>
          <w:sz w:val="24"/>
          <w:szCs w:val="24"/>
          <w:highlight w:val="white"/>
        </w:rPr>
        <w:t>”. With four technical replicates across five independent plate preparations we were able to detect a 20% difference in means 80% of the time.</w:t>
      </w:r>
    </w:p>
    <w:p w14:paraId="48A281A0" w14:textId="77777777" w:rsidR="00044FAC" w:rsidRPr="006C670D" w:rsidRDefault="00044FAC" w:rsidP="00044FAC">
      <w:pPr>
        <w:spacing w:line="480" w:lineRule="auto"/>
        <w:jc w:val="both"/>
        <w:rPr>
          <w:color w:val="0070C0"/>
          <w:sz w:val="24"/>
          <w:szCs w:val="24"/>
          <w:highlight w:val="white"/>
        </w:rPr>
      </w:pPr>
    </w:p>
    <w:p w14:paraId="6A3A3446" w14:textId="6FBCDB0F" w:rsidR="0097064C" w:rsidRPr="006C670D" w:rsidRDefault="0097064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Marker-based genome-wide association mapping</w:t>
      </w:r>
      <w:r w:rsidRPr="006C670D">
        <w:rPr>
          <w:b/>
          <w:color w:val="000000" w:themeColor="text1"/>
          <w:sz w:val="24"/>
          <w:szCs w:val="24"/>
        </w:rPr>
        <w:t>s</w:t>
      </w:r>
    </w:p>
    <w:p w14:paraId="2E73C882" w14:textId="1175949A"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t xml:space="preserve">GWA mapping was performed using phenotype data from 133 </w:t>
      </w:r>
      <w:r w:rsidRPr="006C670D">
        <w:rPr>
          <w:i/>
          <w:color w:val="000000" w:themeColor="text1"/>
          <w:sz w:val="24"/>
          <w:szCs w:val="24"/>
        </w:rPr>
        <w:t>C. elegans</w:t>
      </w:r>
      <w:r w:rsidRPr="006C670D">
        <w:rPr>
          <w:color w:val="000000" w:themeColor="text1"/>
          <w:sz w:val="24"/>
          <w:szCs w:val="24"/>
        </w:rPr>
        <w:t xml:space="preserve"> </w:t>
      </w:r>
      <w:r w:rsidR="005428AF" w:rsidRPr="006C670D">
        <w:rPr>
          <w:color w:val="000000" w:themeColor="text1"/>
          <w:sz w:val="24"/>
          <w:szCs w:val="24"/>
        </w:rPr>
        <w:t>wild strains</w:t>
      </w:r>
      <w:r w:rsidRPr="006C670D">
        <w:rPr>
          <w:color w:val="000000" w:themeColor="text1"/>
          <w:sz w:val="24"/>
          <w:szCs w:val="24"/>
        </w:rPr>
        <w:t>. We performed the same mapping procedure as described previously</w:t>
      </w:r>
      <w:r w:rsidR="008E1868"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PEVuZE5vdGU+PENpdGU+PEF1dGhvcj5aZHJhbGpldmljPC9BdXRob3I+PFllYXI+MjAxOTwvWWVh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PEVuZE5vdGU+PENpdGU+PEF1dGhvcj5aZHJhbGpldmljPC9BdXRob3I+PFllYXI+MjAxOTwvWWVh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[43]</w:t>
      </w:r>
      <w:r w:rsidR="00D873C7">
        <w:rPr>
          <w:color w:val="000000" w:themeColor="text1"/>
          <w:sz w:val="24"/>
          <w:szCs w:val="24"/>
        </w:rPr>
        <w:fldChar w:fldCharType="end"/>
      </w:r>
      <w:r w:rsidRPr="006C670D">
        <w:rPr>
          <w:color w:val="000000" w:themeColor="text1"/>
          <w:sz w:val="24"/>
          <w:szCs w:val="24"/>
        </w:rPr>
        <w:t xml:space="preserve">. </w:t>
      </w:r>
      <w:r w:rsidR="008E1868" w:rsidRPr="006C670D">
        <w:rPr>
          <w:color w:val="000000" w:themeColor="text1"/>
          <w:sz w:val="24"/>
          <w:szCs w:val="24"/>
        </w:rPr>
        <w:t>Briefly</w:t>
      </w:r>
      <w:r w:rsidRPr="006C670D">
        <w:rPr>
          <w:color w:val="000000" w:themeColor="text1"/>
          <w:sz w:val="24"/>
          <w:szCs w:val="24"/>
        </w:rPr>
        <w:t xml:space="preserve">, genotype data were acquired from the latest </w:t>
      </w:r>
      <w:r w:rsidR="000E1A53" w:rsidRPr="006C670D">
        <w:rPr>
          <w:color w:val="000000" w:themeColor="text1"/>
          <w:sz w:val="24"/>
          <w:szCs w:val="24"/>
        </w:rPr>
        <w:t>variant call format (</w:t>
      </w:r>
      <w:r w:rsidRPr="006C670D">
        <w:rPr>
          <w:color w:val="000000" w:themeColor="text1"/>
          <w:sz w:val="24"/>
          <w:szCs w:val="24"/>
        </w:rPr>
        <w:t>VCF</w:t>
      </w:r>
      <w:r w:rsidR="000E1A53" w:rsidRPr="006C670D">
        <w:rPr>
          <w:color w:val="000000" w:themeColor="text1"/>
          <w:sz w:val="24"/>
          <w:szCs w:val="24"/>
        </w:rPr>
        <w:t xml:space="preserve">) </w:t>
      </w:r>
      <w:r w:rsidRPr="006C670D">
        <w:rPr>
          <w:color w:val="000000" w:themeColor="text1"/>
          <w:sz w:val="24"/>
          <w:szCs w:val="24"/>
        </w:rPr>
        <w:t xml:space="preserve">release (Release 20180527) from CeNDR that was imputed </w:t>
      </w:r>
      <w:r w:rsidR="000E1A53" w:rsidRPr="006C670D">
        <w:rPr>
          <w:color w:val="000000" w:themeColor="text1"/>
          <w:sz w:val="24"/>
          <w:szCs w:val="24"/>
        </w:rPr>
        <w:t xml:space="preserve">using </w:t>
      </w:r>
      <w:proofErr w:type="spellStart"/>
      <w:r w:rsidR="000E1A53" w:rsidRPr="006C670D">
        <w:rPr>
          <w:color w:val="000000" w:themeColor="text1"/>
          <w:sz w:val="24"/>
          <w:szCs w:val="24"/>
        </w:rPr>
        <w:t>IBDseq</w:t>
      </w:r>
      <w:proofErr w:type="spellEnd"/>
      <w:r w:rsidR="000E1A53" w:rsidRPr="006C670D">
        <w:rPr>
          <w:color w:val="000000" w:themeColor="text1"/>
          <w:sz w:val="24"/>
          <w:szCs w:val="24"/>
        </w:rPr>
        <w:t xml:space="preserve">, with the following parameters: </w:t>
      </w:r>
      <w:proofErr w:type="spellStart"/>
      <w:r w:rsidR="000E1A53" w:rsidRPr="006C670D">
        <w:rPr>
          <w:color w:val="000000" w:themeColor="text1"/>
          <w:sz w:val="24"/>
          <w:szCs w:val="24"/>
        </w:rPr>
        <w:t>minalleles</w:t>
      </w:r>
      <w:proofErr w:type="spellEnd"/>
      <w:r w:rsidR="000E1A53" w:rsidRPr="006C670D">
        <w:rPr>
          <w:color w:val="000000" w:themeColor="text1"/>
          <w:sz w:val="24"/>
          <w:szCs w:val="24"/>
        </w:rPr>
        <w:t xml:space="preserve"> = 5%, r2window = 1500, </w:t>
      </w:r>
      <w:proofErr w:type="spellStart"/>
      <w:r w:rsidR="000E1A53" w:rsidRPr="006C670D">
        <w:rPr>
          <w:color w:val="000000" w:themeColor="text1"/>
          <w:sz w:val="24"/>
          <w:szCs w:val="24"/>
        </w:rPr>
        <w:t>ibdtrim</w:t>
      </w:r>
      <w:proofErr w:type="spellEnd"/>
      <w:r w:rsidR="000E1A53" w:rsidRPr="006C670D">
        <w:rPr>
          <w:color w:val="000000" w:themeColor="text1"/>
          <w:sz w:val="24"/>
          <w:szCs w:val="24"/>
        </w:rPr>
        <w:t xml:space="preserve"> = 0, r2max = 0.8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&lt;EndNote&gt;&lt;Cite&gt;&lt;Author&gt;Browning&lt;/Author&gt;&lt;Year&gt;2013&lt;/Year&gt;&lt;RecNum&gt;3601&lt;/RecNum&gt;&lt;DisplayText&gt;[44]&lt;/DisplayText&gt;&lt;record&gt;&lt;rec-number&gt;3601&lt;/rec-number&gt;&lt;foreign-keys&gt;&lt;key app="EN" db-id="tfwxtpvvivxzfve50ee5x95y0afzp9xf0s5p" timestamp="1573588263"&gt;3601&lt;/key&gt;&lt;/foreign-keys&gt;&lt;ref-type name="Journal Article"&gt;17&lt;/ref-type&gt;&lt;contributors&gt;&lt;authors&gt;&lt;author&gt;Browning, B. L.&lt;/author&gt;&lt;author&gt;Browning, S. R.&lt;/author&gt;&lt;/authors&gt;&lt;/contributors&gt;&lt;auth-address&gt;Department of Medicine, Division of Medical Genetics, University of Washington, Seattle, WA 98195, USA. Electronic address: browning@uw.edu.&lt;/auth-address&gt;&lt;titles&gt;&lt;title&gt;Detecting identity by descent and estimating genotype error rates in sequence data&lt;/title&gt;&lt;secondary-title&gt;Am J Hum Genet&lt;/secondary-title&gt;&lt;/titles&gt;&lt;periodical&gt;&lt;full-title&gt;Am J Hum Genet&lt;/full-title&gt;&lt;/periodical&gt;&lt;pages&gt;840-51&lt;/pages&gt;&lt;volume&gt;93&lt;/volume&gt;&lt;number&gt;5&lt;/number&gt;&lt;edition&gt;2013/11/12&lt;/edition&gt;&lt;keywords&gt;&lt;keyword&gt;Alleles&lt;/keyword&gt;&lt;keyword&gt;Cohort Studies&lt;/keyword&gt;&lt;keyword&gt;Europe&lt;/keyword&gt;&lt;keyword&gt;European Continental Ancestry Group/genetics&lt;/keyword&gt;&lt;keyword&gt;Gene Frequency&lt;/keyword&gt;&lt;keyword&gt;Genetics, Population&lt;/keyword&gt;&lt;keyword&gt;*Genotype&lt;/keyword&gt;&lt;keyword&gt;Homozygote&lt;/keyword&gt;&lt;keyword&gt;Humans&lt;/keyword&gt;&lt;keyword&gt;Lod Score&lt;/keyword&gt;&lt;keyword&gt;*Models, Genetic&lt;/keyword&gt;&lt;keyword&gt;Polymorphism, Single Nucleotide&lt;/keyword&gt;&lt;keyword&gt;Probability&lt;/keyword&gt;&lt;keyword&gt;Sequence Analysis, DNA/*methods&lt;/keyword&gt;&lt;keyword&gt;Software&lt;/keyword&gt;&lt;/keywords&gt;&lt;dates&gt;&lt;year&gt;2013&lt;/year&gt;&lt;pub-dates&gt;&lt;date&gt;Nov 7&lt;/date&gt;&lt;/pub-dates&gt;&lt;/dates&gt;&lt;isbn&gt;1537-6605 (Electronic)&amp;#xD;0002-9297 (Linking)&lt;/isbn&gt;&lt;accession-num&gt;24207118&lt;/accession-num&gt;&lt;urls&gt;&lt;related-urls&gt;&lt;url&gt;https://www.ncbi.nlm.nih.gov/pubmed/24207118&lt;/url&gt;&lt;/related-urls&gt;&lt;/urls&gt;&lt;custom2&gt;PMC3824133&lt;/custom2&gt;&lt;electronic-resource-num&gt;10.1016/j.ajhg.2013.09.014&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[44]</w:t>
      </w:r>
      <w:r w:rsidR="00D873C7">
        <w:rPr>
          <w:color w:val="000000" w:themeColor="text1"/>
          <w:sz w:val="24"/>
          <w:szCs w:val="24"/>
        </w:rPr>
        <w:fldChar w:fldCharType="end"/>
      </w:r>
      <w:r w:rsidRPr="006C670D">
        <w:rPr>
          <w:color w:val="000000" w:themeColor="text1"/>
          <w:sz w:val="24"/>
          <w:szCs w:val="24"/>
        </w:rPr>
        <w:t xml:space="preserve">. We used </w:t>
      </w:r>
      <w:proofErr w:type="spellStart"/>
      <w:r w:rsidRPr="006C670D">
        <w:rPr>
          <w:color w:val="000000" w:themeColor="text1"/>
          <w:sz w:val="24"/>
          <w:szCs w:val="24"/>
        </w:rPr>
        <w:t>BCFtools</w:t>
      </w:r>
      <w:proofErr w:type="spellEnd"/>
      <w:r w:rsidRPr="006C670D">
        <w:rPr>
          <w:color w:val="000000" w:themeColor="text1"/>
          <w:sz w:val="24"/>
          <w:szCs w:val="24"/>
        </w:rPr>
        <w:t xml:space="preserve"> to filter variants that had any missing genotype calls and variants that were below 5% minor allele frequency</w:t>
      </w:r>
      <w:r w:rsidR="003470E2"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&lt;EndNote&gt;&lt;Cite&gt;&lt;Author&gt;Li&lt;/Author&gt;&lt;Year&gt;2011&lt;/Year&gt;&lt;RecNum&gt;3602&lt;/RecNum&gt;&lt;DisplayText&gt;[45]&lt;/DisplayText&gt;&lt;record&gt;&lt;rec-number&gt;3602&lt;/rec-number&gt;&lt;foreign-keys&gt;&lt;key app="EN" db-id="tfwxtpvvivxzfve50ee5x95y0afzp9xf0s5p" timestamp="1573588319"&gt;3602&lt;/key&gt;&lt;/foreign-keys&gt;&lt;ref-type name="Journal Article"&gt;17&lt;/ref-type&gt;&lt;contributors&gt;&lt;authors&gt;&lt;author&gt;Li, H.&lt;/author&gt;&lt;/authors&gt;&lt;/contributors&gt;&lt;auth-address&gt;Medical Population Genetics Program, Broad Institute, 7 Cambridge Center, Cambridge, MA 02142, USA. hengli@broadinstitute.org&lt;/auth-address&gt;&lt;titles&gt;&lt;title&gt;A statistical framework for SNP calling, mutation discovery, association mapping and population genetical parameter estimation from sequencing data&lt;/title&gt;&lt;secondary-title&gt;Bioinformatics&lt;/secondary-title&gt;&lt;/titles&gt;&lt;periodical&gt;&lt;full-title&gt;Bioinformatics&lt;/full-title&gt;&lt;/periodical&gt;&lt;pages&gt;2987-93&lt;/pages&gt;&lt;volume&gt;27&lt;/volume&gt;&lt;number&gt;21&lt;/number&gt;&lt;edition&gt;2011/09/10&lt;/edition&gt;&lt;keywords&gt;&lt;keyword&gt;Alleles&lt;/keyword&gt;&lt;keyword&gt;Data Interpretation, Statistical&lt;/keyword&gt;&lt;keyword&gt;Gene Frequency&lt;/keyword&gt;&lt;keyword&gt;Genetic Association Studies&lt;/keyword&gt;&lt;keyword&gt;Genetics, Population/methods&lt;/keyword&gt;&lt;keyword&gt;Genotype&lt;/keyword&gt;&lt;keyword&gt;Humans&lt;/keyword&gt;&lt;keyword&gt;*Mutation&lt;/keyword&gt;&lt;keyword&gt;*Polymorphism, Single Nucleotide&lt;/keyword&gt;&lt;keyword&gt;*Sequence Analysis, DNA&lt;/keyword&gt;&lt;/keywords&gt;&lt;dates&gt;&lt;year&gt;2011&lt;/year&gt;&lt;pub-dates&gt;&lt;date&gt;Nov 1&lt;/date&gt;&lt;/pub-dates&gt;&lt;/dates&gt;&lt;isbn&gt;1367-4811 (Electronic)&amp;#xD;1367-4803 (Linking)&lt;/isbn&gt;&lt;accession-num&gt;21903627&lt;/accession-num&gt;&lt;urls&gt;&lt;related-urls&gt;&lt;url&gt;https://www.ncbi.nlm.nih.gov/pubmed/21903627&lt;/url&gt;&lt;/related-urls&gt;&lt;/urls&gt;&lt;custom2&gt;PMC3198575&lt;/custom2&gt;&lt;electronic-resource-num&gt;10.1093/bioinformatics/btr509&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[45]</w:t>
      </w:r>
      <w:r w:rsidR="00D873C7">
        <w:rPr>
          <w:color w:val="000000" w:themeColor="text1"/>
          <w:sz w:val="24"/>
          <w:szCs w:val="24"/>
        </w:rPr>
        <w:fldChar w:fldCharType="end"/>
      </w:r>
      <w:r w:rsidRPr="006C670D">
        <w:rPr>
          <w:color w:val="000000" w:themeColor="text1"/>
          <w:sz w:val="24"/>
          <w:szCs w:val="24"/>
        </w:rPr>
        <w:t xml:space="preserve">. We used PLINK v1.9 to LD-prune the genotypes at a threshold of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r</m:t>
            </m:r>
          </m:e>
          <m:sup>
            <m:r>
              <w:rPr>
                <w:rFonts w:ascii="Cambria Math" w:eastAsia="Cambria Math" w:hAnsi="Cambria Math"/>
                <w:color w:val="000000" w:themeColor="text1"/>
                <w:sz w:val="24"/>
                <w:szCs w:val="24"/>
              </w:rPr>
              <m:t xml:space="preserve">2 </m:t>
            </m:r>
          </m:sup>
        </m:sSup>
        <m:r>
          <w:rPr>
            <w:rFonts w:ascii="Cambria Math" w:eastAsia="Cambria Math" w:hAnsi="Cambria Math"/>
            <w:color w:val="000000" w:themeColor="text1"/>
            <w:sz w:val="24"/>
            <w:szCs w:val="24"/>
          </w:rPr>
          <m:t xml:space="preserve">&lt; </m:t>
        </m:r>
      </m:oMath>
      <w:r w:rsidRPr="006C670D">
        <w:rPr>
          <w:color w:val="000000" w:themeColor="text1"/>
          <w:sz w:val="24"/>
          <w:szCs w:val="24"/>
        </w:rPr>
        <w:t xml:space="preserve">0.8, using </w:t>
      </w:r>
      <w:r w:rsidRPr="006C670D">
        <w:rPr>
          <w:i/>
          <w:color w:val="000000" w:themeColor="text1"/>
          <w:sz w:val="24"/>
          <w:szCs w:val="24"/>
        </w:rPr>
        <w:t>--</w:t>
      </w:r>
      <w:proofErr w:type="spellStart"/>
      <w:r w:rsidRPr="006C670D">
        <w:rPr>
          <w:i/>
          <w:color w:val="000000" w:themeColor="text1"/>
          <w:sz w:val="24"/>
          <w:szCs w:val="24"/>
        </w:rPr>
        <w:t>indep</w:t>
      </w:r>
      <w:proofErr w:type="spellEnd"/>
      <w:r w:rsidRPr="006C670D">
        <w:rPr>
          <w:i/>
          <w:color w:val="000000" w:themeColor="text1"/>
          <w:sz w:val="24"/>
          <w:szCs w:val="24"/>
        </w:rPr>
        <w:t>-pairwise 50 10 0.8</w:t>
      </w:r>
      <w:r w:rsidR="003470E2" w:rsidRPr="006C670D">
        <w:rPr>
          <w:i/>
          <w:color w:val="000000" w:themeColor="text1"/>
          <w:sz w:val="24"/>
          <w:szCs w:val="24"/>
        </w:rPr>
        <w:t xml:space="preserve"> </w:t>
      </w:r>
      <w:r w:rsidR="00D873C7">
        <w:rPr>
          <w:iCs/>
          <w:color w:val="000000" w:themeColor="text1"/>
          <w:sz w:val="24"/>
          <w:szCs w:val="24"/>
        </w:rPr>
        <w:fldChar w:fldCharType="begin">
          <w:fldData xml:space="preserve">PEVuZE5vdGU+PENpdGU+PEF1dGhvcj5DaGFuZzwvQXV0aG9yPjxZZWFyPjIwMTU8L1llYXI+PFJl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</w:fldData>
        </w:fldChar>
      </w:r>
      <w:r w:rsidR="00D873C7">
        <w:rPr>
          <w:iCs/>
          <w:color w:val="000000" w:themeColor="text1"/>
          <w:sz w:val="24"/>
          <w:szCs w:val="24"/>
        </w:rPr>
        <w:instrText xml:space="preserve"> ADDIN EN.CITE </w:instrText>
      </w:r>
      <w:r w:rsidR="00D873C7">
        <w:rPr>
          <w:iCs/>
          <w:color w:val="000000" w:themeColor="text1"/>
          <w:sz w:val="24"/>
          <w:szCs w:val="24"/>
        </w:rPr>
        <w:fldChar w:fldCharType="begin">
          <w:fldData xml:space="preserve">PEVuZE5vdGU+PENpdGU+PEF1dGhvcj5DaGFuZzwvQXV0aG9yPjxZZWFyPjIwMTU8L1llYXI+PFJl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</w:fldData>
        </w:fldChar>
      </w:r>
      <w:r w:rsidR="00D873C7">
        <w:rPr>
          <w:iCs/>
          <w:color w:val="000000" w:themeColor="text1"/>
          <w:sz w:val="24"/>
          <w:szCs w:val="24"/>
        </w:rPr>
        <w:instrText xml:space="preserve"> ADDIN EN.CITE.DATA </w:instrText>
      </w:r>
      <w:r w:rsidR="00D873C7">
        <w:rPr>
          <w:iCs/>
          <w:color w:val="000000" w:themeColor="text1"/>
          <w:sz w:val="24"/>
          <w:szCs w:val="24"/>
        </w:rPr>
      </w:r>
      <w:r w:rsidR="00D873C7">
        <w:rPr>
          <w:iCs/>
          <w:color w:val="000000" w:themeColor="text1"/>
          <w:sz w:val="24"/>
          <w:szCs w:val="24"/>
        </w:rPr>
        <w:fldChar w:fldCharType="end"/>
      </w:r>
      <w:r w:rsidR="00D873C7">
        <w:rPr>
          <w:iCs/>
          <w:color w:val="000000" w:themeColor="text1"/>
          <w:sz w:val="24"/>
          <w:szCs w:val="24"/>
        </w:rPr>
      </w:r>
      <w:r w:rsidR="00D873C7">
        <w:rPr>
          <w:iCs/>
          <w:color w:val="000000" w:themeColor="text1"/>
          <w:sz w:val="24"/>
          <w:szCs w:val="24"/>
        </w:rPr>
        <w:fldChar w:fldCharType="separate"/>
      </w:r>
      <w:r w:rsidR="00D873C7">
        <w:rPr>
          <w:iCs/>
          <w:noProof/>
          <w:color w:val="000000" w:themeColor="text1"/>
          <w:sz w:val="24"/>
          <w:szCs w:val="24"/>
        </w:rPr>
        <w:t>[46, 47]</w:t>
      </w:r>
      <w:r w:rsidR="00D873C7">
        <w:rPr>
          <w:iCs/>
          <w:color w:val="000000" w:themeColor="text1"/>
          <w:sz w:val="24"/>
          <w:szCs w:val="24"/>
        </w:rPr>
        <w:fldChar w:fldCharType="end"/>
      </w:r>
      <w:r w:rsidR="00B35FBE" w:rsidRPr="006C670D">
        <w:rPr>
          <w:iCs/>
          <w:color w:val="000000" w:themeColor="text1"/>
          <w:sz w:val="24"/>
          <w:szCs w:val="24"/>
        </w:rPr>
        <w:t>)</w:t>
      </w:r>
      <w:r w:rsidRPr="006C670D">
        <w:rPr>
          <w:i/>
          <w:color w:val="000000" w:themeColor="text1"/>
          <w:sz w:val="24"/>
          <w:szCs w:val="24"/>
        </w:rPr>
        <w:t xml:space="preserve">. </w:t>
      </w:r>
      <w:r w:rsidRPr="006C670D">
        <w:rPr>
          <w:color w:val="000000" w:themeColor="text1"/>
          <w:sz w:val="24"/>
          <w:szCs w:val="24"/>
        </w:rPr>
        <w:t xml:space="preserve">This genotype </w:t>
      </w:r>
      <w:r w:rsidR="005428AF" w:rsidRPr="006C670D">
        <w:rPr>
          <w:color w:val="000000" w:themeColor="text1"/>
          <w:sz w:val="24"/>
          <w:szCs w:val="24"/>
        </w:rPr>
        <w:t xml:space="preserve">data </w:t>
      </w:r>
      <w:r w:rsidRPr="006C670D">
        <w:rPr>
          <w:color w:val="000000" w:themeColor="text1"/>
          <w:sz w:val="24"/>
          <w:szCs w:val="24"/>
        </w:rPr>
        <w:t xml:space="preserve">set consisted of 59,241 markers that were used to generate the realized additive kinship matrix using the </w:t>
      </w:r>
      <w:proofErr w:type="spellStart"/>
      <w:r w:rsidRPr="006C670D">
        <w:rPr>
          <w:i/>
          <w:color w:val="000000" w:themeColor="text1"/>
          <w:sz w:val="24"/>
          <w:szCs w:val="24"/>
        </w:rPr>
        <w:t>A.mat</w:t>
      </w:r>
      <w:proofErr w:type="spellEnd"/>
      <w:r w:rsidRPr="006C670D">
        <w:rPr>
          <w:color w:val="000000" w:themeColor="text1"/>
          <w:sz w:val="24"/>
          <w:szCs w:val="24"/>
        </w:rPr>
        <w:t xml:space="preserve"> function in the </w:t>
      </w:r>
      <w:proofErr w:type="spellStart"/>
      <w:r w:rsidRPr="006C670D">
        <w:rPr>
          <w:i/>
          <w:color w:val="000000" w:themeColor="text1"/>
          <w:sz w:val="24"/>
          <w:szCs w:val="24"/>
        </w:rPr>
        <w:t>rrBLUP</w:t>
      </w:r>
      <w:proofErr w:type="spellEnd"/>
      <w:r w:rsidRPr="006C670D">
        <w:rPr>
          <w:color w:val="000000" w:themeColor="text1"/>
          <w:sz w:val="24"/>
          <w:szCs w:val="24"/>
        </w:rPr>
        <w:t xml:space="preserve"> R package</w:t>
      </w:r>
      <w:r w:rsidR="00874642">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&lt;EndNote&gt;&lt;Cite&gt;&lt;Author&gt;Endelman&lt;/Author&gt;&lt;Year&gt;2011&lt;/Year&gt;&lt;RecNum&gt;3663&lt;/RecNum&gt;&lt;DisplayText&gt;[48]&lt;/DisplayText&gt;&lt;record&gt;&lt;rec-number&gt;3663&lt;/rec-number&gt;&lt;foreign-keys&gt;&lt;key app="EN" db-id="tfwxtpvvivxzfve50ee5x95y0afzp9xf0s5p" timestamp="1580146627"&gt;3663&lt;/key&gt;&lt;/foreign-keys&gt;&lt;ref-type name="Journal Article"&gt;17&lt;/ref-type&gt;&lt;contributors&gt;&lt;authors&gt;&lt;author&gt;Endelman, J.B.&lt;/author&gt;&lt;/authors&gt;&lt;/contributors&gt;&lt;titles&gt;&lt;title&gt;Ridge regression and other kernels for genomic selection with R package rrBLUP.&lt;/title&gt;&lt;secondary-title&gt;The plant genome&lt;/secondary-title&gt;&lt;/titles&gt;&lt;periodical&gt;&lt;full-title&gt;The plant genome&lt;/full-title&gt;&lt;/periodical&gt;&lt;pages&gt;250-255&lt;/pages&gt;&lt;volume&gt;4&lt;/volume&gt;&lt;dates&gt;&lt;year&gt;2011&lt;/year&gt;&lt;/dates&gt;&lt;urls&gt;&lt;/urls&gt;&lt;/record&gt;&lt;/Cite&gt;&lt;/EndNote&gt;</w:instrText>
      </w:r>
      <w:r w:rsidR="00D873C7">
        <w:rPr>
          <w:color w:val="000000" w:themeColor="text1"/>
          <w:sz w:val="24"/>
          <w:szCs w:val="24"/>
        </w:rPr>
        <w:fldChar w:fldCharType="separate"/>
      </w:r>
      <w:r w:rsidR="00D873C7">
        <w:rPr>
          <w:noProof/>
          <w:color w:val="000000" w:themeColor="text1"/>
          <w:sz w:val="24"/>
          <w:szCs w:val="24"/>
        </w:rPr>
        <w:t>[48]</w:t>
      </w:r>
      <w:r w:rsidR="00D873C7">
        <w:rPr>
          <w:color w:val="000000" w:themeColor="text1"/>
          <w:sz w:val="24"/>
          <w:szCs w:val="24"/>
        </w:rPr>
        <w:fldChar w:fldCharType="end"/>
      </w:r>
      <w:r w:rsidRPr="006C670D">
        <w:rPr>
          <w:color w:val="000000" w:themeColor="text1"/>
          <w:sz w:val="24"/>
          <w:szCs w:val="24"/>
        </w:rPr>
        <w:t>. These markers were also used for genome-wide mapping</w:t>
      </w:r>
      <w:r w:rsidR="00CA7364" w:rsidRPr="006C670D">
        <w:rPr>
          <w:color w:val="000000" w:themeColor="text1"/>
          <w:sz w:val="24"/>
          <w:szCs w:val="24"/>
        </w:rPr>
        <w:t>s</w:t>
      </w:r>
      <w:r w:rsidRPr="006C670D">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6C670D">
        <w:rPr>
          <w:i/>
          <w:color w:val="000000" w:themeColor="text1"/>
          <w:sz w:val="24"/>
          <w:szCs w:val="24"/>
        </w:rPr>
        <w:t>eigs_sym</w:t>
      </w:r>
      <w:proofErr w:type="spellEnd"/>
      <w:r w:rsidRPr="006C670D">
        <w:rPr>
          <w:color w:val="000000" w:themeColor="text1"/>
          <w:sz w:val="24"/>
          <w:szCs w:val="24"/>
        </w:rPr>
        <w:t xml:space="preserve"> function in </w:t>
      </w:r>
      <w:proofErr w:type="spellStart"/>
      <w:r w:rsidRPr="006C670D">
        <w:rPr>
          <w:color w:val="000000" w:themeColor="text1"/>
          <w:sz w:val="24"/>
          <w:szCs w:val="24"/>
        </w:rPr>
        <w:t>Rspectra</w:t>
      </w:r>
      <w:proofErr w:type="spellEnd"/>
      <w:r w:rsidRPr="006C670D">
        <w:rPr>
          <w:color w:val="000000" w:themeColor="text1"/>
          <w:sz w:val="24"/>
          <w:szCs w:val="24"/>
        </w:rPr>
        <w:t xml:space="preserve"> package</w:t>
      </w:r>
      <w:r w:rsidR="004A20FE" w:rsidRPr="006C670D">
        <w:rPr>
          <w:color w:val="000000" w:themeColor="text1"/>
          <w:sz w:val="24"/>
          <w:szCs w:val="24"/>
        </w:rPr>
        <w:t xml:space="preserve"> </w:t>
      </w:r>
      <w:r w:rsidR="00D873C7">
        <w:rPr>
          <w:color w:val="000000" w:themeColor="text1"/>
          <w:sz w:val="24"/>
          <w:szCs w:val="24"/>
        </w:rPr>
        <w:fldChar w:fldCharType="begin"/>
      </w:r>
      <w:r w:rsidR="00D873C7">
        <w:rPr>
          <w:color w:val="000000" w:themeColor="text1"/>
          <w:sz w:val="24"/>
          <w:szCs w:val="24"/>
        </w:rPr>
        <w:instrText xml:space="preserve"> ADDIN EN.CITE &lt;EndNote&gt;&lt;Cite&gt;&lt;Author&gt;Li&lt;/Author&gt;&lt;Year&gt;2005&lt;/Year&gt;&lt;RecNum&gt;3606&lt;/RecNum&gt;&lt;DisplayText&gt;[49]&lt;/DisplayText&gt;&lt;record&gt;&lt;rec-number&gt;3606&lt;/rec-number&gt;&lt;foreign-keys&gt;&lt;key app="EN" db-id="tfwxtpvvivxzfve50ee5x95y0afzp9xf0s5p" timestamp="1574087437"&gt;3606&lt;/key&gt;&lt;/foreign-keys&gt;&lt;ref-type name="Journal Article"&gt;17&lt;/ref-type&gt;&lt;contributors&gt;&lt;authors&gt;&lt;author&gt;Li, J.&lt;/author&gt;&lt;author&gt;Ji, L.&lt;/author&gt;&lt;/authors&gt;&lt;/contributors&gt;&lt;auth-address&gt;The Ministry of Education (MOE) Key Laboratory of Bioinformatics, Department of Automation, Tsinghua University, Beijing, People&amp;apos;s Republic of China.&lt;/auth-address&gt;&lt;titles&gt;&lt;title&gt;Adjusting multiple testing in multilocus analyses using the eigenvalues of a correlation matrix&lt;/title&gt;&lt;secondary-title&gt;Heredity (Edinb)&lt;/secondary-title&gt;&lt;/titles&gt;&lt;periodical&gt;&lt;full-title&gt;Heredity (Edinb)&lt;/full-title&gt;&lt;/periodical&gt;&lt;pages&gt;221-7&lt;/pages&gt;&lt;volume&gt;95&lt;/volume&gt;&lt;number&gt;3&lt;/number&gt;&lt;edition&gt;2005/08/04&lt;/edition&gt;&lt;keywords&gt;&lt;keyword&gt;*Data Interpretation, Statistical&lt;/keyword&gt;&lt;keyword&gt;*Genetic Predisposition to Disease&lt;/keyword&gt;&lt;keyword&gt;Genetic Testing/*methods&lt;/keyword&gt;&lt;keyword&gt;Genetics, Medical/*methods&lt;/keyword&gt;&lt;keyword&gt;*Models, Genetic&lt;/keyword&gt;&lt;keyword&gt;*Research Design&lt;/keyword&gt;&lt;/keywords&gt;&lt;dates&gt;&lt;year&gt;2005&lt;/year&gt;&lt;pub-dates&gt;&lt;date&gt;Sep&lt;/date&gt;&lt;/pub-dates&gt;&lt;/dates&gt;&lt;isbn&gt;0018-067X (Print)&amp;#xD;0018-067X (Linking)&lt;/isbn&gt;&lt;accession-num&gt;16077740&lt;/accession-num&gt;&lt;urls&gt;&lt;related-urls&gt;&lt;url&gt;https://www.ncbi.nlm.nih.gov/pubmed/16077740&lt;/url&gt;&lt;/related-urls&gt;&lt;/urls&gt;&lt;electronic-resource-num&gt;10.1038/sj.hdy.6800717&lt;/electronic-resource-num&gt;&lt;/record&gt;&lt;/Cite&gt;&lt;/EndNote&gt;</w:instrText>
      </w:r>
      <w:r w:rsidR="00D873C7">
        <w:rPr>
          <w:color w:val="000000" w:themeColor="text1"/>
          <w:sz w:val="24"/>
          <w:szCs w:val="24"/>
        </w:rPr>
        <w:fldChar w:fldCharType="separate"/>
      </w:r>
      <w:r w:rsidR="00D873C7">
        <w:rPr>
          <w:noProof/>
          <w:color w:val="000000" w:themeColor="text1"/>
          <w:sz w:val="24"/>
          <w:szCs w:val="24"/>
        </w:rPr>
        <w:t>[49]</w:t>
      </w:r>
      <w:r w:rsidR="00D873C7">
        <w:rPr>
          <w:color w:val="000000" w:themeColor="text1"/>
          <w:sz w:val="24"/>
          <w:szCs w:val="24"/>
        </w:rPr>
        <w:fldChar w:fldCharType="end"/>
      </w:r>
      <w:r w:rsidR="009A52B8" w:rsidRPr="006C670D">
        <w:rPr>
          <w:color w:val="000000" w:themeColor="text1"/>
          <w:sz w:val="24"/>
          <w:szCs w:val="24"/>
        </w:rPr>
        <w:t>( https://github.com/yixuan/RSpectra)</w:t>
      </w:r>
      <w:r w:rsidRPr="006C670D">
        <w:rPr>
          <w:color w:val="000000" w:themeColor="text1"/>
          <w:sz w:val="24"/>
          <w:szCs w:val="24"/>
        </w:rPr>
        <w:t xml:space="preserve">. The correlation matrix was generated using the </w:t>
      </w:r>
      <w:proofErr w:type="spellStart"/>
      <w:r w:rsidRPr="006C670D">
        <w:rPr>
          <w:i/>
          <w:color w:val="000000" w:themeColor="text1"/>
          <w:sz w:val="24"/>
          <w:szCs w:val="24"/>
        </w:rPr>
        <w:t>cor</w:t>
      </w:r>
      <w:proofErr w:type="spellEnd"/>
      <w:r w:rsidRPr="006C670D">
        <w:rPr>
          <w:i/>
          <w:color w:val="000000" w:themeColor="text1"/>
          <w:sz w:val="24"/>
          <w:szCs w:val="24"/>
        </w:rPr>
        <w:t xml:space="preserve"> </w:t>
      </w:r>
      <w:r w:rsidRPr="006C670D">
        <w:rPr>
          <w:color w:val="000000" w:themeColor="text1"/>
          <w:sz w:val="24"/>
          <w:szCs w:val="24"/>
        </w:rPr>
        <w:t xml:space="preserve">function in the </w:t>
      </w:r>
      <w:proofErr w:type="spellStart"/>
      <w:r w:rsidRPr="006C670D">
        <w:rPr>
          <w:color w:val="000000" w:themeColor="text1"/>
          <w:sz w:val="24"/>
          <w:szCs w:val="24"/>
        </w:rPr>
        <w:t>correlateR</w:t>
      </w:r>
      <w:proofErr w:type="spellEnd"/>
      <w:r w:rsidRPr="006C670D">
        <w:rPr>
          <w:color w:val="000000" w:themeColor="text1"/>
          <w:sz w:val="24"/>
          <w:szCs w:val="24"/>
        </w:rPr>
        <w:t xml:space="preserve"> R package</w:t>
      </w:r>
      <w:r w:rsidR="009A52B8" w:rsidRPr="006C670D">
        <w:rPr>
          <w:color w:val="000000" w:themeColor="text1"/>
          <w:sz w:val="24"/>
          <w:szCs w:val="24"/>
        </w:rPr>
        <w:t xml:space="preserve"> (https://github.com/AEBilgrau/correlateR)</w:t>
      </w:r>
      <w:r w:rsidRPr="006C670D">
        <w:rPr>
          <w:color w:val="000000" w:themeColor="text1"/>
          <w:sz w:val="24"/>
          <w:szCs w:val="24"/>
        </w:rPr>
        <w:t>. We set any eigenvalue greater than one from this analysis to one and summed all of the resulting eigenvalues</w:t>
      </w:r>
      <w:r w:rsidR="00CA7364" w:rsidRPr="006C670D">
        <w:rPr>
          <w:color w:val="000000" w:themeColor="text1"/>
          <w:sz w:val="24"/>
          <w:szCs w:val="24"/>
        </w:rPr>
        <w:t xml:space="preserve"> to obtain 772 </w:t>
      </w:r>
      <w:r w:rsidRPr="006C670D">
        <w:rPr>
          <w:color w:val="000000" w:themeColor="text1"/>
          <w:sz w:val="24"/>
          <w:szCs w:val="24"/>
        </w:rPr>
        <w:t xml:space="preserve">independent tests within </w:t>
      </w:r>
      <w:r w:rsidR="00CA7364" w:rsidRPr="006C670D">
        <w:rPr>
          <w:color w:val="000000" w:themeColor="text1"/>
          <w:sz w:val="24"/>
          <w:szCs w:val="24"/>
        </w:rPr>
        <w:t xml:space="preserve">this </w:t>
      </w:r>
      <w:r w:rsidRPr="006C670D">
        <w:rPr>
          <w:color w:val="000000" w:themeColor="text1"/>
          <w:sz w:val="24"/>
          <w:szCs w:val="24"/>
        </w:rPr>
        <w:t xml:space="preserve">genotype matrix. We used the </w:t>
      </w:r>
      <w:r w:rsidRPr="006C670D">
        <w:rPr>
          <w:i/>
          <w:color w:val="000000" w:themeColor="text1"/>
          <w:sz w:val="24"/>
          <w:szCs w:val="24"/>
        </w:rPr>
        <w:t>GWAS</w:t>
      </w:r>
      <w:r w:rsidRPr="006C670D">
        <w:rPr>
          <w:color w:val="000000" w:themeColor="text1"/>
          <w:sz w:val="24"/>
          <w:szCs w:val="24"/>
        </w:rPr>
        <w:t xml:space="preserve"> function in the </w:t>
      </w:r>
      <w:proofErr w:type="spellStart"/>
      <w:r w:rsidRPr="006C670D">
        <w:rPr>
          <w:color w:val="000000" w:themeColor="text1"/>
          <w:sz w:val="24"/>
          <w:szCs w:val="24"/>
        </w:rPr>
        <w:t>rrBLUP</w:t>
      </w:r>
      <w:proofErr w:type="spellEnd"/>
      <w:r w:rsidRPr="006C670D">
        <w:rPr>
          <w:color w:val="000000" w:themeColor="text1"/>
          <w:sz w:val="24"/>
          <w:szCs w:val="24"/>
        </w:rPr>
        <w:t xml:space="preserve"> package to perform genome-wide mapping with the following command: </w:t>
      </w:r>
      <w:proofErr w:type="spellStart"/>
      <w:r w:rsidRPr="006C670D">
        <w:rPr>
          <w:i/>
          <w:color w:val="000000" w:themeColor="text1"/>
          <w:sz w:val="24"/>
          <w:szCs w:val="24"/>
        </w:rPr>
        <w:t>rrBLUP</w:t>
      </w:r>
      <w:proofErr w:type="spellEnd"/>
      <w:r w:rsidRPr="006C670D">
        <w:rPr>
          <w:i/>
          <w:color w:val="000000" w:themeColor="text1"/>
          <w:sz w:val="24"/>
          <w:szCs w:val="24"/>
        </w:rPr>
        <w:t>::GWAS(</w:t>
      </w:r>
      <w:proofErr w:type="spellStart"/>
      <w:r w:rsidRPr="006C670D">
        <w:rPr>
          <w:i/>
          <w:color w:val="000000" w:themeColor="text1"/>
          <w:sz w:val="24"/>
          <w:szCs w:val="24"/>
        </w:rPr>
        <w:t>pheno</w:t>
      </w:r>
      <w:proofErr w:type="spellEnd"/>
      <w:r w:rsidRPr="006C670D">
        <w:rPr>
          <w:i/>
          <w:color w:val="000000" w:themeColor="text1"/>
          <w:sz w:val="24"/>
          <w:szCs w:val="24"/>
        </w:rPr>
        <w:t xml:space="preserve"> = PC1, </w:t>
      </w:r>
      <w:proofErr w:type="spellStart"/>
      <w:r w:rsidRPr="006C670D">
        <w:rPr>
          <w:i/>
          <w:color w:val="000000" w:themeColor="text1"/>
          <w:sz w:val="24"/>
          <w:szCs w:val="24"/>
        </w:rPr>
        <w:t>geno</w:t>
      </w:r>
      <w:proofErr w:type="spellEnd"/>
      <w:r w:rsidRPr="006C670D">
        <w:rPr>
          <w:i/>
          <w:color w:val="000000" w:themeColor="text1"/>
          <w:sz w:val="24"/>
          <w:szCs w:val="24"/>
        </w:rPr>
        <w:t xml:space="preserve"> = </w:t>
      </w:r>
      <w:proofErr w:type="spellStart"/>
      <w:r w:rsidRPr="006C670D">
        <w:rPr>
          <w:i/>
          <w:color w:val="000000" w:themeColor="text1"/>
          <w:sz w:val="24"/>
          <w:szCs w:val="24"/>
        </w:rPr>
        <w:t>Pruned_Markers</w:t>
      </w:r>
      <w:proofErr w:type="spellEnd"/>
      <w:r w:rsidRPr="006C670D">
        <w:rPr>
          <w:i/>
          <w:color w:val="000000" w:themeColor="text1"/>
          <w:sz w:val="24"/>
          <w:szCs w:val="24"/>
        </w:rPr>
        <w:t xml:space="preserve">, K = KINSHIP, </w:t>
      </w:r>
      <w:proofErr w:type="spellStart"/>
      <w:r w:rsidRPr="006C670D">
        <w:rPr>
          <w:i/>
          <w:color w:val="000000" w:themeColor="text1"/>
          <w:sz w:val="24"/>
          <w:szCs w:val="24"/>
        </w:rPr>
        <w:t>min.MAF</w:t>
      </w:r>
      <w:proofErr w:type="spellEnd"/>
      <w:r w:rsidRPr="006C670D">
        <w:rPr>
          <w:i/>
          <w:color w:val="000000" w:themeColor="text1"/>
          <w:sz w:val="24"/>
          <w:szCs w:val="24"/>
        </w:rPr>
        <w:t xml:space="preserve"> = 0.05, </w:t>
      </w:r>
      <w:proofErr w:type="spellStart"/>
      <w:r w:rsidRPr="006C670D">
        <w:rPr>
          <w:i/>
          <w:color w:val="000000" w:themeColor="text1"/>
          <w:sz w:val="24"/>
          <w:szCs w:val="24"/>
        </w:rPr>
        <w:t>n.core</w:t>
      </w:r>
      <w:proofErr w:type="spellEnd"/>
      <w:r w:rsidRPr="006C670D">
        <w:rPr>
          <w:i/>
          <w:color w:val="000000" w:themeColor="text1"/>
          <w:sz w:val="24"/>
          <w:szCs w:val="24"/>
        </w:rPr>
        <w:t xml:space="preserve"> = 1, P3D = FALSE, plot = FALSE)</w:t>
      </w:r>
      <w:r w:rsidRPr="006C670D">
        <w:rPr>
          <w:color w:val="000000" w:themeColor="text1"/>
          <w:sz w:val="24"/>
          <w:szCs w:val="24"/>
        </w:rPr>
        <w:t xml:space="preserve">. To perform fine-mapping, we defined confidence intervals from the genome-wide mapping as +/- 100 </w:t>
      </w:r>
      <w:r w:rsidR="00601312" w:rsidRPr="006C670D">
        <w:rPr>
          <w:color w:val="000000" w:themeColor="text1"/>
          <w:sz w:val="24"/>
          <w:szCs w:val="24"/>
        </w:rPr>
        <w:t xml:space="preserve">single-nucleotide variants (SNVs) </w:t>
      </w:r>
      <w:r w:rsidRPr="006C670D">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sidRPr="006C670D">
        <w:rPr>
          <w:color w:val="000000" w:themeColor="text1"/>
          <w:sz w:val="24"/>
          <w:szCs w:val="24"/>
        </w:rPr>
        <w:t xml:space="preserve">used </w:t>
      </w:r>
      <w:r w:rsidRPr="006C670D">
        <w:rPr>
          <w:color w:val="000000" w:themeColor="text1"/>
          <w:sz w:val="24"/>
          <w:szCs w:val="24"/>
        </w:rPr>
        <w:t xml:space="preserve">the reduced variant set. The workflow for performing GWA mapping can be found </w:t>
      </w:r>
      <w:r w:rsidR="00CA7364" w:rsidRPr="006C670D">
        <w:rPr>
          <w:color w:val="000000" w:themeColor="text1"/>
          <w:sz w:val="24"/>
          <w:szCs w:val="24"/>
        </w:rPr>
        <w:t xml:space="preserve">at </w:t>
      </w:r>
      <w:r w:rsidR="006774F2">
        <w:fldChar w:fldCharType="begin"/>
      </w:r>
      <w:r w:rsidR="006774F2">
        <w:instrText xml:space="preserve"> HYPERLINK "https://github.com/AndersenLab/cegwas2-nf" \h </w:instrText>
      </w:r>
      <w:r w:rsidR="006774F2">
        <w:fldChar w:fldCharType="separate"/>
      </w:r>
      <w:r w:rsidRPr="006C670D">
        <w:rPr>
          <w:color w:val="000000" w:themeColor="text1"/>
          <w:sz w:val="24"/>
          <w:szCs w:val="24"/>
          <w:u w:val="single"/>
        </w:rPr>
        <w:t>https://github.com/AndersenLab/cegwas2-nf</w:t>
      </w:r>
      <w:r w:rsidR="006774F2">
        <w:rPr>
          <w:color w:val="000000" w:themeColor="text1"/>
          <w:sz w:val="24"/>
          <w:szCs w:val="24"/>
          <w:u w:val="single"/>
        </w:rPr>
        <w:fldChar w:fldCharType="end"/>
      </w:r>
      <w:r w:rsidRPr="006C670D">
        <w:rPr>
          <w:color w:val="000000" w:themeColor="text1"/>
          <w:sz w:val="24"/>
          <w:szCs w:val="24"/>
        </w:rPr>
        <w:t>.</w:t>
      </w:r>
    </w:p>
    <w:p w14:paraId="2ADFEC6F" w14:textId="77777777" w:rsidR="00044FAC" w:rsidRPr="006C670D" w:rsidRDefault="00044FAC" w:rsidP="00044FAC">
      <w:pPr>
        <w:spacing w:line="480" w:lineRule="auto"/>
        <w:jc w:val="both"/>
        <w:rPr>
          <w:color w:val="0070C0"/>
          <w:sz w:val="24"/>
          <w:szCs w:val="24"/>
        </w:rPr>
      </w:pPr>
    </w:p>
    <w:p w14:paraId="6B7E238E" w14:textId="6D8D0C89" w:rsidR="00044FAC" w:rsidRPr="006C670D" w:rsidRDefault="0033122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lastRenderedPageBreak/>
        <w:t>Sequence Kernel</w:t>
      </w:r>
      <w:r w:rsidR="00044FAC" w:rsidRPr="006C670D">
        <w:rPr>
          <w:b/>
          <w:color w:val="000000" w:themeColor="text1"/>
          <w:sz w:val="24"/>
          <w:szCs w:val="24"/>
          <w:highlight w:val="white"/>
        </w:rPr>
        <w:t xml:space="preserve"> </w:t>
      </w:r>
      <w:r w:rsidR="008E1868" w:rsidRPr="006C670D">
        <w:rPr>
          <w:b/>
          <w:color w:val="000000" w:themeColor="text1"/>
          <w:sz w:val="24"/>
          <w:szCs w:val="24"/>
          <w:highlight w:val="white"/>
        </w:rPr>
        <w:t>A</w:t>
      </w:r>
      <w:r w:rsidR="00044FAC" w:rsidRPr="006C670D">
        <w:rPr>
          <w:b/>
          <w:color w:val="000000" w:themeColor="text1"/>
          <w:sz w:val="24"/>
          <w:szCs w:val="24"/>
          <w:highlight w:val="white"/>
        </w:rPr>
        <w:t xml:space="preserve">ssociation </w:t>
      </w:r>
      <w:r w:rsidRPr="006C670D">
        <w:rPr>
          <w:b/>
          <w:color w:val="000000" w:themeColor="text1"/>
          <w:sz w:val="24"/>
          <w:szCs w:val="24"/>
          <w:highlight w:val="white"/>
        </w:rPr>
        <w:t xml:space="preserve">Test (SKAT) </w:t>
      </w:r>
      <w:r w:rsidR="008E1868" w:rsidRPr="006C670D">
        <w:rPr>
          <w:b/>
          <w:color w:val="000000" w:themeColor="text1"/>
          <w:sz w:val="24"/>
          <w:szCs w:val="24"/>
          <w:highlight w:val="white"/>
        </w:rPr>
        <w:t>M</w:t>
      </w:r>
      <w:r w:rsidR="00044FAC" w:rsidRPr="006C670D">
        <w:rPr>
          <w:b/>
          <w:color w:val="000000" w:themeColor="text1"/>
          <w:sz w:val="24"/>
          <w:szCs w:val="24"/>
          <w:highlight w:val="white"/>
        </w:rPr>
        <w:t>apping</w:t>
      </w:r>
    </w:p>
    <w:p w14:paraId="6126F87E" w14:textId="40A8A87C"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t xml:space="preserve">In parallel to </w:t>
      </w:r>
      <w:r w:rsidR="00CA7364" w:rsidRPr="006C670D">
        <w:rPr>
          <w:color w:val="000000" w:themeColor="text1"/>
          <w:sz w:val="24"/>
          <w:szCs w:val="24"/>
        </w:rPr>
        <w:t>marker-based GWA</w:t>
      </w:r>
      <w:r w:rsidRPr="006C670D">
        <w:rPr>
          <w:color w:val="000000" w:themeColor="text1"/>
          <w:sz w:val="24"/>
          <w:szCs w:val="24"/>
        </w:rPr>
        <w:t xml:space="preserve"> mappings, </w:t>
      </w:r>
      <w:r w:rsidRPr="006C670D">
        <w:rPr>
          <w:i/>
          <w:color w:val="000000" w:themeColor="text1"/>
          <w:sz w:val="24"/>
          <w:szCs w:val="24"/>
        </w:rPr>
        <w:t>cegwas2-nf</w:t>
      </w:r>
      <w:r w:rsidRPr="006C670D">
        <w:rPr>
          <w:color w:val="000000" w:themeColor="text1"/>
          <w:sz w:val="24"/>
          <w:szCs w:val="24"/>
        </w:rPr>
        <w:t xml:space="preserve"> performs </w:t>
      </w:r>
      <w:r w:rsidR="00CA7364" w:rsidRPr="006C670D">
        <w:rPr>
          <w:color w:val="000000" w:themeColor="text1"/>
          <w:sz w:val="24"/>
          <w:szCs w:val="24"/>
        </w:rPr>
        <w:t>gene</w:t>
      </w:r>
      <w:r w:rsidRPr="006C670D">
        <w:rPr>
          <w:color w:val="000000" w:themeColor="text1"/>
          <w:sz w:val="24"/>
          <w:szCs w:val="24"/>
        </w:rPr>
        <w:t xml:space="preserve">-based </w:t>
      </w:r>
      <w:r w:rsidR="00CA7364" w:rsidRPr="006C670D">
        <w:rPr>
          <w:color w:val="000000" w:themeColor="text1"/>
          <w:sz w:val="24"/>
          <w:szCs w:val="24"/>
        </w:rPr>
        <w:t xml:space="preserve">GWA </w:t>
      </w:r>
      <w:r w:rsidRPr="006C670D">
        <w:rPr>
          <w:color w:val="000000" w:themeColor="text1"/>
          <w:sz w:val="24"/>
          <w:szCs w:val="24"/>
        </w:rPr>
        <w:t>mapping</w:t>
      </w:r>
      <w:r w:rsidR="00CA7364" w:rsidRPr="006C670D">
        <w:rPr>
          <w:color w:val="000000" w:themeColor="text1"/>
          <w:sz w:val="24"/>
          <w:szCs w:val="24"/>
        </w:rPr>
        <w:t>s</w:t>
      </w:r>
      <w:r w:rsidRPr="006C670D">
        <w:rPr>
          <w:color w:val="000000" w:themeColor="text1"/>
          <w:sz w:val="24"/>
          <w:szCs w:val="24"/>
        </w:rPr>
        <w:t xml:space="preserve"> using SKAT, which is implemented in the </w:t>
      </w:r>
      <w:proofErr w:type="spellStart"/>
      <w:r w:rsidRPr="006C670D">
        <w:rPr>
          <w:color w:val="000000" w:themeColor="text1"/>
          <w:sz w:val="24"/>
          <w:szCs w:val="24"/>
        </w:rPr>
        <w:t>RVtests</w:t>
      </w:r>
      <w:proofErr w:type="spellEnd"/>
      <w:r w:rsidRPr="006C670D">
        <w:rPr>
          <w:color w:val="000000" w:themeColor="text1"/>
          <w:sz w:val="24"/>
          <w:szCs w:val="24"/>
        </w:rPr>
        <w:t xml:space="preserve"> software</w:t>
      </w:r>
      <w:r w:rsidR="002B241E" w:rsidRPr="006C670D">
        <w:rPr>
          <w:color w:val="000000" w:themeColor="text1"/>
          <w:sz w:val="24"/>
          <w:szCs w:val="24"/>
        </w:rPr>
        <w:t xml:space="preserve"> </w:t>
      </w:r>
      <w:r w:rsidR="00D873C7">
        <w:rPr>
          <w:color w:val="000000" w:themeColor="text1"/>
          <w:sz w:val="24"/>
          <w:szCs w:val="24"/>
        </w:rPr>
        <w:fldChar w:fldCharType="begin">
          <w:fldData xml:space="preserve">PEVuZE5vdGU+PENpdGU+PEF1dGhvcj5XdTwvQXV0aG9yPjxZZWFyPjIwMTE8L1llYXI+PFJlY051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</w:fldData>
        </w:fldChar>
      </w:r>
      <w:r w:rsidR="00D873C7">
        <w:rPr>
          <w:color w:val="000000" w:themeColor="text1"/>
          <w:sz w:val="24"/>
          <w:szCs w:val="24"/>
        </w:rPr>
        <w:instrText xml:space="preserve"> ADDIN EN.CITE </w:instrText>
      </w:r>
      <w:r w:rsidR="00D873C7">
        <w:rPr>
          <w:color w:val="000000" w:themeColor="text1"/>
          <w:sz w:val="24"/>
          <w:szCs w:val="24"/>
        </w:rPr>
        <w:fldChar w:fldCharType="begin">
          <w:fldData xml:space="preserve">PEVuZE5vdGU+PENpdGU+PEF1dGhvcj5XdTwvQXV0aG9yPjxZZWFyPjIwMTE8L1llYXI+PFJlY051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</w:fldData>
        </w:fldChar>
      </w:r>
      <w:r w:rsidR="00D873C7">
        <w:rPr>
          <w:color w:val="000000" w:themeColor="text1"/>
          <w:sz w:val="24"/>
          <w:szCs w:val="24"/>
        </w:rPr>
        <w:instrText xml:space="preserve"> ADDIN EN.CITE.DATA </w:instrText>
      </w:r>
      <w:r w:rsidR="00D873C7">
        <w:rPr>
          <w:color w:val="000000" w:themeColor="text1"/>
          <w:sz w:val="24"/>
          <w:szCs w:val="24"/>
        </w:rPr>
      </w:r>
      <w:r w:rsidR="00D873C7">
        <w:rPr>
          <w:color w:val="000000" w:themeColor="text1"/>
          <w:sz w:val="24"/>
          <w:szCs w:val="24"/>
        </w:rPr>
        <w:fldChar w:fldCharType="end"/>
      </w:r>
      <w:r w:rsidR="00D873C7">
        <w:rPr>
          <w:color w:val="000000" w:themeColor="text1"/>
          <w:sz w:val="24"/>
          <w:szCs w:val="24"/>
        </w:rPr>
      </w:r>
      <w:r w:rsidR="00D873C7">
        <w:rPr>
          <w:color w:val="000000" w:themeColor="text1"/>
          <w:sz w:val="24"/>
          <w:szCs w:val="24"/>
        </w:rPr>
        <w:fldChar w:fldCharType="separate"/>
      </w:r>
      <w:r w:rsidR="00D873C7">
        <w:rPr>
          <w:noProof/>
          <w:color w:val="000000" w:themeColor="text1"/>
          <w:sz w:val="24"/>
          <w:szCs w:val="24"/>
        </w:rPr>
        <w:t>[34, 50]</w:t>
      </w:r>
      <w:r w:rsidR="00D873C7">
        <w:rPr>
          <w:color w:val="000000" w:themeColor="text1"/>
          <w:sz w:val="24"/>
          <w:szCs w:val="24"/>
        </w:rPr>
        <w:fldChar w:fldCharType="end"/>
      </w:r>
      <w:r w:rsidR="009A52B8" w:rsidRPr="006C670D">
        <w:rPr>
          <w:color w:val="000000" w:themeColor="text1"/>
          <w:sz w:val="24"/>
          <w:szCs w:val="24"/>
        </w:rPr>
        <w:t>)</w:t>
      </w:r>
      <w:r w:rsidRPr="006C670D">
        <w:rPr>
          <w:color w:val="000000" w:themeColor="text1"/>
          <w:sz w:val="24"/>
          <w:szCs w:val="24"/>
        </w:rPr>
        <w:t>. We set the maximum allele frequency for SKAT to 5</w:t>
      </w:r>
      <w:r w:rsidR="007F2EE2" w:rsidRPr="006C670D">
        <w:rPr>
          <w:color w:val="000000" w:themeColor="text1"/>
          <w:sz w:val="24"/>
          <w:szCs w:val="24"/>
        </w:rPr>
        <w:t>0</w:t>
      </w:r>
      <w:r w:rsidRPr="006C670D">
        <w:rPr>
          <w:color w:val="000000" w:themeColor="text1"/>
          <w:sz w:val="24"/>
          <w:szCs w:val="24"/>
        </w:rPr>
        <w:t>% using the --</w:t>
      </w:r>
      <w:proofErr w:type="spellStart"/>
      <w:r w:rsidRPr="006C670D">
        <w:rPr>
          <w:color w:val="000000" w:themeColor="text1"/>
          <w:sz w:val="24"/>
          <w:szCs w:val="24"/>
        </w:rPr>
        <w:t>freqUpper</w:t>
      </w:r>
      <w:proofErr w:type="spellEnd"/>
      <w:r w:rsidRPr="006C670D">
        <w:rPr>
          <w:color w:val="000000" w:themeColor="text1"/>
          <w:sz w:val="24"/>
          <w:szCs w:val="24"/>
        </w:rPr>
        <w:t xml:space="preserve"> from flag </w:t>
      </w:r>
      <w:r w:rsidRPr="006C670D">
        <w:rPr>
          <w:i/>
          <w:color w:val="000000" w:themeColor="text1"/>
          <w:sz w:val="24"/>
          <w:szCs w:val="24"/>
        </w:rPr>
        <w:t>cegwas2-nf</w:t>
      </w:r>
      <w:r w:rsidRPr="006C670D">
        <w:rPr>
          <w:color w:val="000000" w:themeColor="text1"/>
          <w:sz w:val="24"/>
          <w:szCs w:val="24"/>
        </w:rPr>
        <w:t>, and the minimum number of strains to share a variant to two using the --</w:t>
      </w:r>
      <w:proofErr w:type="spellStart"/>
      <w:r w:rsidRPr="006C670D">
        <w:rPr>
          <w:color w:val="000000" w:themeColor="text1"/>
          <w:sz w:val="24"/>
          <w:szCs w:val="24"/>
        </w:rPr>
        <w:t>minburden</w:t>
      </w:r>
      <w:proofErr w:type="spellEnd"/>
      <w:r w:rsidRPr="006C670D">
        <w:rPr>
          <w:color w:val="000000" w:themeColor="text1"/>
          <w:sz w:val="24"/>
          <w:szCs w:val="24"/>
        </w:rPr>
        <w:t xml:space="preserve"> flag.</w:t>
      </w:r>
    </w:p>
    <w:p w14:paraId="2F17E7FF" w14:textId="77777777" w:rsidR="00044FAC" w:rsidRPr="006C670D" w:rsidRDefault="00044FAC" w:rsidP="00044FAC">
      <w:pPr>
        <w:spacing w:line="480" w:lineRule="auto"/>
        <w:jc w:val="both"/>
        <w:rPr>
          <w:b/>
          <w:color w:val="000000" w:themeColor="text1"/>
          <w:sz w:val="24"/>
          <w:szCs w:val="24"/>
          <w:highlight w:val="white"/>
        </w:rPr>
      </w:pPr>
    </w:p>
    <w:p w14:paraId="432BDC88" w14:textId="223EF317" w:rsidR="00044FAC" w:rsidRPr="006C670D" w:rsidRDefault="00044FA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Linkage </w:t>
      </w:r>
      <w:r w:rsidR="00C47BF0" w:rsidRPr="006C670D">
        <w:rPr>
          <w:b/>
          <w:color w:val="000000" w:themeColor="text1"/>
          <w:sz w:val="24"/>
          <w:szCs w:val="24"/>
          <w:highlight w:val="white"/>
        </w:rPr>
        <w:t>D</w:t>
      </w:r>
      <w:r w:rsidRPr="006C670D">
        <w:rPr>
          <w:b/>
          <w:color w:val="000000" w:themeColor="text1"/>
          <w:sz w:val="24"/>
          <w:szCs w:val="24"/>
          <w:highlight w:val="white"/>
        </w:rPr>
        <w:t>isequilibrium</w:t>
      </w:r>
    </w:p>
    <w:p w14:paraId="7B269F35" w14:textId="60626FAA" w:rsidR="00044FAC" w:rsidRPr="006C670D" w:rsidRDefault="00044FAC"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We used the </w:t>
      </w:r>
      <w:r w:rsidRPr="006C670D">
        <w:rPr>
          <w:i/>
          <w:color w:val="000000" w:themeColor="text1"/>
          <w:sz w:val="24"/>
          <w:szCs w:val="24"/>
          <w:highlight w:val="white"/>
        </w:rPr>
        <w:t>LD</w:t>
      </w:r>
      <w:r w:rsidRPr="006C670D">
        <w:rPr>
          <w:color w:val="000000" w:themeColor="text1"/>
          <w:sz w:val="24"/>
          <w:szCs w:val="24"/>
          <w:highlight w:val="white"/>
        </w:rPr>
        <w:t xml:space="preserve"> function from the </w:t>
      </w:r>
      <w:r w:rsidRPr="006C670D">
        <w:rPr>
          <w:i/>
          <w:color w:val="000000" w:themeColor="text1"/>
          <w:sz w:val="24"/>
          <w:szCs w:val="24"/>
          <w:highlight w:val="white"/>
        </w:rPr>
        <w:t>genetics</w:t>
      </w:r>
      <w:r w:rsidRPr="006C670D">
        <w:rPr>
          <w:color w:val="000000" w:themeColor="text1"/>
          <w:sz w:val="24"/>
          <w:szCs w:val="24"/>
          <w:highlight w:val="white"/>
        </w:rPr>
        <w:t xml:space="preserve"> package in R to calculate linkage disequilibrium and report the </w:t>
      </w:r>
      <w:r w:rsidRPr="00EC3CC1">
        <w:rPr>
          <w:rFonts w:eastAsia="Helvetica Neue"/>
          <w:i/>
          <w:color w:val="000000" w:themeColor="text1"/>
          <w:sz w:val="24"/>
          <w:szCs w:val="24"/>
          <w:highlight w:val="white"/>
        </w:rPr>
        <w:t>r</w:t>
      </w:r>
      <w:r w:rsidRPr="00EC3CC1">
        <w:rPr>
          <w:rFonts w:eastAsia="Helvetica Neue"/>
          <w:i/>
          <w:color w:val="000000" w:themeColor="text1"/>
          <w:sz w:val="24"/>
          <w:szCs w:val="24"/>
          <w:highlight w:val="white"/>
          <w:vertAlign w:val="superscript"/>
        </w:rPr>
        <w:t>2</w:t>
      </w:r>
      <w:r w:rsidRPr="00EC3CC1">
        <w:rPr>
          <w:rFonts w:eastAsia="Helvetica Neue"/>
          <w:color w:val="000000" w:themeColor="text1"/>
          <w:sz w:val="24"/>
          <w:szCs w:val="24"/>
          <w:highlight w:val="white"/>
        </w:rPr>
        <w:t xml:space="preserve"> correlation coefficient between the markers</w:t>
      </w:r>
      <w:r w:rsidR="007702EB" w:rsidRPr="00EC3CC1">
        <w:rPr>
          <w:rFonts w:eastAsia="Helvetica Neue"/>
          <w:color w:val="000000" w:themeColor="text1"/>
          <w:sz w:val="24"/>
          <w:szCs w:val="24"/>
          <w:highlight w:val="white"/>
        </w:rPr>
        <w:t xml:space="preserve"> (</w:t>
      </w:r>
      <w:r w:rsidR="006774F2">
        <w:fldChar w:fldCharType="begin"/>
      </w:r>
      <w:r w:rsidR="006774F2">
        <w:instrText xml:space="preserve"> HYPERLINK "https://cran.r-project.org/package=genetics" </w:instrText>
      </w:r>
      <w:r w:rsidR="006774F2">
        <w:fldChar w:fldCharType="separate"/>
      </w:r>
      <w:r w:rsidR="000C3D66" w:rsidRPr="00EC3CC1">
        <w:rPr>
          <w:rStyle w:val="Hyperlink"/>
          <w:rFonts w:eastAsia="Helvetica Neue"/>
          <w:sz w:val="24"/>
          <w:szCs w:val="24"/>
        </w:rPr>
        <w:t>https://cran.r-project.org/package=genetics</w:t>
      </w:r>
      <w:r w:rsidR="006774F2">
        <w:rPr>
          <w:rStyle w:val="Hyperlink"/>
          <w:rFonts w:eastAsia="Helvetica Neue"/>
          <w:sz w:val="24"/>
          <w:szCs w:val="24"/>
        </w:rPr>
        <w:fldChar w:fldCharType="end"/>
      </w:r>
      <w:r w:rsidR="00372C17" w:rsidRPr="00EC3CC1">
        <w:rPr>
          <w:rStyle w:val="Hyperlink"/>
          <w:rFonts w:eastAsia="Helvetica Neue"/>
          <w:sz w:val="24"/>
          <w:szCs w:val="24"/>
        </w:rPr>
        <w:t>)</w:t>
      </w:r>
      <w:r w:rsidRPr="006C670D">
        <w:rPr>
          <w:color w:val="000000" w:themeColor="text1"/>
          <w:sz w:val="24"/>
          <w:szCs w:val="24"/>
          <w:highlight w:val="white"/>
        </w:rPr>
        <w:t>.</w:t>
      </w:r>
    </w:p>
    <w:p w14:paraId="7398BA35" w14:textId="77777777" w:rsidR="00CA7364" w:rsidRPr="006C670D" w:rsidRDefault="00CA7364" w:rsidP="008120F4">
      <w:pPr>
        <w:spacing w:line="480" w:lineRule="auto"/>
        <w:jc w:val="both"/>
        <w:rPr>
          <w:color w:val="000000" w:themeColor="text1"/>
          <w:sz w:val="24"/>
          <w:szCs w:val="24"/>
          <w:highlight w:val="white"/>
        </w:rPr>
      </w:pPr>
    </w:p>
    <w:p w14:paraId="4E6474C9" w14:textId="0191B923" w:rsidR="00CA7364" w:rsidRPr="006C670D" w:rsidRDefault="00CA736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Phylogenetic analysis</w:t>
      </w:r>
    </w:p>
    <w:p w14:paraId="5D0A10BE" w14:textId="4C74F7CE" w:rsidR="000C3D66" w:rsidRPr="006C670D" w:rsidRDefault="000C3D66" w:rsidP="000C3D66">
      <w:pPr>
        <w:spacing w:line="480" w:lineRule="auto"/>
        <w:jc w:val="both"/>
        <w:rPr>
          <w:bCs/>
          <w:color w:val="000000" w:themeColor="text1"/>
          <w:sz w:val="24"/>
          <w:szCs w:val="24"/>
        </w:rPr>
      </w:pPr>
      <w:r w:rsidRPr="006C670D">
        <w:rPr>
          <w:bCs/>
          <w:color w:val="000000" w:themeColor="text1"/>
          <w:sz w:val="24"/>
          <w:szCs w:val="24"/>
        </w:rPr>
        <w:t xml:space="preserve">DNA and protein FASTA files for each species were downloaded from </w:t>
      </w:r>
      <w:r w:rsidR="006774F2">
        <w:fldChar w:fldCharType="begin"/>
      </w:r>
      <w:r w:rsidR="006774F2">
        <w:instrText xml:space="preserve"> HYPERLINK "http://download.caenorhabditis.org/v1/sequence/" </w:instrText>
      </w:r>
      <w:r w:rsidR="006774F2">
        <w:fldChar w:fldCharType="separate"/>
      </w:r>
      <w:r w:rsidRPr="006C670D">
        <w:rPr>
          <w:rStyle w:val="Hyperlink"/>
          <w:bCs/>
          <w:color w:val="000000" w:themeColor="text1"/>
          <w:sz w:val="24"/>
          <w:szCs w:val="24"/>
        </w:rPr>
        <w:t>http://download.caenorhabditis.org/v1/sequence/</w:t>
      </w:r>
      <w:r w:rsidR="006774F2">
        <w:rPr>
          <w:rStyle w:val="Hyperlink"/>
          <w:bCs/>
          <w:color w:val="000000" w:themeColor="text1"/>
          <w:sz w:val="24"/>
          <w:szCs w:val="24"/>
        </w:rPr>
        <w:fldChar w:fldCharType="end"/>
      </w:r>
      <w:r w:rsidRPr="006C670D">
        <w:rPr>
          <w:bCs/>
          <w:color w:val="000000" w:themeColor="text1"/>
          <w:sz w:val="24"/>
          <w:szCs w:val="24"/>
        </w:rPr>
        <w:t xml:space="preserve"> </w:t>
      </w:r>
      <w:r w:rsidR="00D873C7">
        <w:rPr>
          <w:bCs/>
          <w:color w:val="000000" w:themeColor="text1"/>
          <w:sz w:val="24"/>
          <w:szCs w:val="24"/>
        </w:rPr>
        <w:fldChar w:fldCharType="begin">
          <w:fldData xml:space="preserve">PEVuZE5vdGU+PENpdGU+PEF1dGhvcj5TdGV2ZW5zPC9BdXRob3I+PFllYXI+MjAxOTwvWWVhcj48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=
</w:fldData>
        </w:fldChar>
      </w:r>
      <w:r w:rsidR="00D873C7">
        <w:rPr>
          <w:bCs/>
          <w:color w:val="000000" w:themeColor="text1"/>
          <w:sz w:val="24"/>
          <w:szCs w:val="24"/>
        </w:rPr>
        <w:instrText xml:space="preserve"> ADDIN EN.CITE </w:instrText>
      </w:r>
      <w:r w:rsidR="00D873C7">
        <w:rPr>
          <w:bCs/>
          <w:color w:val="000000" w:themeColor="text1"/>
          <w:sz w:val="24"/>
          <w:szCs w:val="24"/>
        </w:rPr>
        <w:fldChar w:fldCharType="begin">
          <w:fldData xml:space="preserve">PEVuZE5vdGU+PENpdGU+PEF1dGhvcj5TdGV2ZW5zPC9BdXRob3I+PFllYXI+MjAxOTwvWWVhcj48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=
</w:fldData>
        </w:fldChar>
      </w:r>
      <w:r w:rsidR="00D873C7">
        <w:rPr>
          <w:bCs/>
          <w:color w:val="000000" w:themeColor="text1"/>
          <w:sz w:val="24"/>
          <w:szCs w:val="24"/>
        </w:rPr>
        <w:instrText xml:space="preserve"> ADDIN EN.CITE.DATA </w:instrText>
      </w:r>
      <w:r w:rsidR="00D873C7">
        <w:rPr>
          <w:bCs/>
          <w:color w:val="000000" w:themeColor="text1"/>
          <w:sz w:val="24"/>
          <w:szCs w:val="24"/>
        </w:rPr>
      </w:r>
      <w:r w:rsidR="00D873C7">
        <w:rPr>
          <w:bCs/>
          <w:color w:val="000000" w:themeColor="text1"/>
          <w:sz w:val="24"/>
          <w:szCs w:val="24"/>
        </w:rPr>
        <w:fldChar w:fldCharType="end"/>
      </w:r>
      <w:r w:rsidR="00D873C7">
        <w:rPr>
          <w:bCs/>
          <w:color w:val="000000" w:themeColor="text1"/>
          <w:sz w:val="24"/>
          <w:szCs w:val="24"/>
        </w:rPr>
      </w:r>
      <w:r w:rsidR="00D873C7">
        <w:rPr>
          <w:bCs/>
          <w:color w:val="000000" w:themeColor="text1"/>
          <w:sz w:val="24"/>
          <w:szCs w:val="24"/>
        </w:rPr>
        <w:fldChar w:fldCharType="separate"/>
      </w:r>
      <w:r w:rsidR="00D873C7">
        <w:rPr>
          <w:bCs/>
          <w:noProof/>
          <w:color w:val="000000" w:themeColor="text1"/>
          <w:sz w:val="24"/>
          <w:szCs w:val="24"/>
        </w:rPr>
        <w:t>[41]</w:t>
      </w:r>
      <w:r w:rsidR="00D873C7">
        <w:rPr>
          <w:bCs/>
          <w:color w:val="000000" w:themeColor="text1"/>
          <w:sz w:val="24"/>
          <w:szCs w:val="24"/>
        </w:rPr>
        <w:fldChar w:fldCharType="end"/>
      </w:r>
      <w:r w:rsidRPr="006C670D">
        <w:rPr>
          <w:bCs/>
          <w:color w:val="000000" w:themeColor="text1"/>
          <w:sz w:val="24"/>
          <w:szCs w:val="24"/>
        </w:rPr>
        <w:t xml:space="preserve">. DNA and protein for each species FASTA files were combined and custom DNA and protein BLAST databases were built using </w:t>
      </w:r>
      <w:proofErr w:type="spellStart"/>
      <w:r w:rsidRPr="006C670D">
        <w:rPr>
          <w:bCs/>
          <w:i/>
          <w:iCs/>
          <w:color w:val="000000" w:themeColor="text1"/>
          <w:sz w:val="24"/>
          <w:szCs w:val="24"/>
        </w:rPr>
        <w:t>makeblastdb</w:t>
      </w:r>
      <w:proofErr w:type="spellEnd"/>
      <w:r w:rsidRPr="006C670D">
        <w:rPr>
          <w:bCs/>
          <w:color w:val="000000" w:themeColor="text1"/>
          <w:sz w:val="24"/>
          <w:szCs w:val="24"/>
        </w:rPr>
        <w:t xml:space="preserve">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&lt;EndNote&gt;&lt;Cite&gt;&lt;Author&gt;Camacho&lt;/Author&gt;&lt;Year&gt;2009&lt;/Year&gt;&lt;RecNum&gt;3653&lt;/RecNum&gt;&lt;DisplayText&gt;[51]&lt;/DisplayText&gt;&lt;record&gt;&lt;rec-number&gt;3653&lt;/rec-number&gt;&lt;foreign-keys&gt;&lt;key app="EN" db-id="tfwxtpvvivxzfve50ee5x95y0afzp9xf0s5p" timestamp="1578938467"&gt;3653&lt;/key&gt;&lt;/foreign-keys&gt;&lt;ref-type name="Journal Article"&gt;17&lt;/ref-type&gt;&lt;contributors&gt;&lt;authors&gt;&lt;author&gt;Camacho, C.&lt;/author&gt;&lt;author&gt;Coulouris, G.&lt;/author&gt;&lt;author&gt;Avagyan, V.&lt;/author&gt;&lt;author&gt;Ma, N.&lt;/author&gt;&lt;author&gt;Papadopoulos, J.&lt;/author&gt;&lt;author&gt;Bealer, K.&lt;/author&gt;&lt;author&gt;Madden, T. L.&lt;/author&gt;&lt;/authors&gt;&lt;/contributors&gt;&lt;auth-address&gt;National Center for Biotechnology Information, National Library of Medicine, National Institutes of Health, Building 38A, 8600 Rockville Pike, Bethesda, MD 20894, USA. camacho@ncbi.nlm.nih.gov&lt;/auth-address&gt;&lt;titles&gt;&lt;title&gt;BLAST+: architecture and applications&lt;/title&gt;&lt;secondary-title&gt;BMC Bioinformatics&lt;/secondary-title&gt;&lt;/titles&gt;&lt;periodical&gt;&lt;full-title&gt;BMC Bioinformatics&lt;/full-title&gt;&lt;/periodical&gt;&lt;pages&gt;421&lt;/pages&gt;&lt;volume&gt;10&lt;/volume&gt;&lt;edition&gt;2009/12/17&lt;/edition&gt;&lt;keywords&gt;&lt;keyword&gt;Computational Biology/*methods&lt;/keyword&gt;&lt;keyword&gt;Databases, Genetic&lt;/keyword&gt;&lt;keyword&gt;Sequence Alignment&lt;/keyword&gt;&lt;keyword&gt;*Software&lt;/keyword&gt;&lt;/keywords&gt;&lt;dates&gt;&lt;year&gt;2009&lt;/year&gt;&lt;pub-dates&gt;&lt;date&gt;Dec 15&lt;/date&gt;&lt;/pub-dates&gt;&lt;/dates&gt;&lt;isbn&gt;1471-2105 (Electronic)&amp;#xD;1471-2105 (Linking)&lt;/isbn&gt;&lt;accession-num&gt;20003500&lt;/accession-num&gt;&lt;urls&gt;&lt;related-urls&gt;&lt;url&gt;https://www.ncbi.nlm.nih.gov/pubmed/20003500&lt;/url&gt;&lt;/related-urls&gt;&lt;/urls&gt;&lt;custom2&gt;PMC2803857&lt;/custom2&gt;&lt;electronic-resource-num&gt;10.1186/1471-2105-10-421&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[51]</w:t>
      </w:r>
      <w:r w:rsidR="00D873C7">
        <w:rPr>
          <w:bCs/>
          <w:color w:val="000000" w:themeColor="text1"/>
          <w:sz w:val="24"/>
          <w:szCs w:val="24"/>
        </w:rPr>
        <w:fldChar w:fldCharType="end"/>
      </w:r>
      <w:r w:rsidRPr="006C670D">
        <w:rPr>
          <w:bCs/>
          <w:color w:val="000000" w:themeColor="text1"/>
          <w:sz w:val="24"/>
          <w:szCs w:val="24"/>
        </w:rPr>
        <w:t xml:space="preserve">. The </w:t>
      </w:r>
      <w:r w:rsidRPr="006C670D">
        <w:rPr>
          <w:bCs/>
          <w:i/>
          <w:iCs/>
          <w:color w:val="000000" w:themeColor="text1"/>
          <w:sz w:val="24"/>
          <w:szCs w:val="24"/>
        </w:rPr>
        <w:t>glct-3</w:t>
      </w:r>
      <w:r w:rsidRPr="006C670D">
        <w:rPr>
          <w:bCs/>
          <w:color w:val="000000" w:themeColor="text1"/>
          <w:sz w:val="24"/>
          <w:szCs w:val="24"/>
        </w:rPr>
        <w:t xml:space="preserve"> </w:t>
      </w:r>
      <w:r w:rsidR="00C17282" w:rsidRPr="006C670D">
        <w:rPr>
          <w:bCs/>
          <w:color w:val="000000" w:themeColor="text1"/>
          <w:sz w:val="24"/>
          <w:szCs w:val="24"/>
        </w:rPr>
        <w:t xml:space="preserve">coding sequence (CDS) </w:t>
      </w:r>
      <w:r w:rsidRPr="006C670D">
        <w:rPr>
          <w:bCs/>
          <w:color w:val="000000" w:themeColor="text1"/>
          <w:sz w:val="24"/>
          <w:szCs w:val="24"/>
        </w:rPr>
        <w:t xml:space="preserve">was used to query the DNA BLAST database using the </w:t>
      </w:r>
      <w:proofErr w:type="spellStart"/>
      <w:r w:rsidRPr="006C670D">
        <w:rPr>
          <w:bCs/>
          <w:i/>
          <w:iCs/>
          <w:color w:val="000000" w:themeColor="text1"/>
          <w:sz w:val="24"/>
          <w:szCs w:val="24"/>
        </w:rPr>
        <w:t>blastn</w:t>
      </w:r>
      <w:proofErr w:type="spellEnd"/>
      <w:r w:rsidRPr="006C670D">
        <w:rPr>
          <w:bCs/>
          <w:color w:val="000000" w:themeColor="text1"/>
          <w:sz w:val="24"/>
          <w:szCs w:val="24"/>
        </w:rPr>
        <w:t xml:space="preserve"> command with the </w:t>
      </w:r>
      <w:r w:rsidRPr="006C670D">
        <w:rPr>
          <w:bCs/>
          <w:i/>
          <w:iCs/>
          <w:color w:val="000000" w:themeColor="text1"/>
          <w:sz w:val="24"/>
          <w:szCs w:val="24"/>
        </w:rPr>
        <w:t>-</w:t>
      </w:r>
      <w:proofErr w:type="spellStart"/>
      <w:r w:rsidRPr="006C670D">
        <w:rPr>
          <w:bCs/>
          <w:i/>
          <w:iCs/>
          <w:color w:val="000000" w:themeColor="text1"/>
          <w:sz w:val="24"/>
          <w:szCs w:val="24"/>
        </w:rPr>
        <w:t>evalue</w:t>
      </w:r>
      <w:proofErr w:type="spellEnd"/>
      <w:r w:rsidRPr="006C670D">
        <w:rPr>
          <w:bCs/>
          <w:i/>
          <w:iCs/>
          <w:color w:val="000000" w:themeColor="text1"/>
          <w:sz w:val="24"/>
          <w:szCs w:val="24"/>
        </w:rPr>
        <w:t xml:space="preserve"> </w:t>
      </w:r>
      <w:r w:rsidRPr="006C670D">
        <w:rPr>
          <w:bCs/>
          <w:color w:val="000000" w:themeColor="text1"/>
          <w:sz w:val="24"/>
          <w:szCs w:val="24"/>
        </w:rPr>
        <w:t>threshold set to 1. Homologous sequences were extracted from the datab</w:t>
      </w:r>
      <w:r w:rsidR="00B5687E" w:rsidRPr="006C670D">
        <w:rPr>
          <w:bCs/>
          <w:color w:val="000000" w:themeColor="text1"/>
          <w:sz w:val="24"/>
          <w:szCs w:val="24"/>
        </w:rPr>
        <w:t>a</w:t>
      </w:r>
      <w:r w:rsidRPr="006C670D">
        <w:rPr>
          <w:bCs/>
          <w:color w:val="000000" w:themeColor="text1"/>
          <w:sz w:val="24"/>
          <w:szCs w:val="24"/>
        </w:rPr>
        <w:t xml:space="preserve">se using the </w:t>
      </w:r>
      <w:proofErr w:type="spellStart"/>
      <w:r w:rsidRPr="006C670D">
        <w:rPr>
          <w:bCs/>
          <w:i/>
          <w:iCs/>
          <w:color w:val="000000" w:themeColor="text1"/>
          <w:sz w:val="24"/>
          <w:szCs w:val="24"/>
        </w:rPr>
        <w:t>blastdbcmd</w:t>
      </w:r>
      <w:proofErr w:type="spellEnd"/>
      <w:r w:rsidRPr="006C670D">
        <w:rPr>
          <w:bCs/>
          <w:color w:val="000000" w:themeColor="text1"/>
          <w:sz w:val="24"/>
          <w:szCs w:val="24"/>
        </w:rPr>
        <w:t xml:space="preserve"> command. Next, a multiple sequence alignment of the </w:t>
      </w:r>
      <w:proofErr w:type="spellStart"/>
      <w:r w:rsidRPr="006C670D">
        <w:rPr>
          <w:bCs/>
          <w:color w:val="000000" w:themeColor="text1"/>
          <w:sz w:val="24"/>
          <w:szCs w:val="24"/>
        </w:rPr>
        <w:t>homolgous</w:t>
      </w:r>
      <w:proofErr w:type="spellEnd"/>
      <w:r w:rsidRPr="006C670D">
        <w:rPr>
          <w:bCs/>
          <w:color w:val="000000" w:themeColor="text1"/>
          <w:sz w:val="24"/>
          <w:szCs w:val="24"/>
        </w:rPr>
        <w:t xml:space="preserve"> sequences was generated using MUSCLE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&lt;EndNote&gt;&lt;Cite&gt;&lt;Author&gt;Edgar&lt;/Author&gt;&lt;Year&gt;2004&lt;/Year&gt;&lt;RecNum&gt;3654&lt;/RecNum&gt;&lt;DisplayText&gt;[52]&lt;/DisplayText&gt;&lt;record&gt;&lt;rec-number&gt;3654&lt;/rec-number&gt;&lt;foreign-keys&gt;&lt;key app="EN" db-id="tfwxtpvvivxzfve50ee5x95y0afzp9xf0s5p" timestamp="1578938532"&gt;3654&lt;/key&gt;&lt;/foreign-keys&gt;&lt;ref-type name="Journal Article"&gt;17&lt;/ref-type&gt;&lt;contributors&gt;&lt;authors&gt;&lt;author&gt;Edgar, R. C.&lt;/author&gt;&lt;/authors&gt;&lt;/contributors&gt;&lt;auth-address&gt;Department of Plant and Microbial Biology, 461 Koshland Hall, University of California, Berkeley, CA 94720-3102, USA. bob@drive5.com&lt;/auth-address&gt;&lt;titles&gt;&lt;title&gt;MUSCLE: a multiple sequence alignment method with reduced time and space complexity&lt;/title&gt;&lt;secondary-title&gt;BMC Bioinformatics&lt;/secondary-title&gt;&lt;/titles&gt;&lt;periodical&gt;&lt;full-title&gt;BMC Bioinformatics&lt;/full-title&gt;&lt;/periodical&gt;&lt;pages&gt;113&lt;/pages&gt;&lt;volume&gt;5&lt;/volume&gt;&lt;edition&gt;2004/08/21&lt;/edition&gt;&lt;keywords&gt;&lt;keyword&gt;Cluster Analysis&lt;/keyword&gt;&lt;keyword&gt;Computational Biology/methods/statistics &amp;amp; numerical data/trends&lt;/keyword&gt;&lt;keyword&gt;Phylogeny&lt;/keyword&gt;&lt;keyword&gt;Sequence Alignment/*methods/statistics &amp;amp; numerical data/*trends&lt;/keyword&gt;&lt;keyword&gt;*Software&lt;/keyword&gt;&lt;keyword&gt;Software Design&lt;/keyword&gt;&lt;keyword&gt;Time Factors&lt;/keyword&gt;&lt;/keywords&gt;&lt;dates&gt;&lt;year&gt;2004&lt;/year&gt;&lt;pub-dates&gt;&lt;date&gt;Aug 19&lt;/date&gt;&lt;/pub-dates&gt;&lt;/dates&gt;&lt;isbn&gt;1471-2105 (Electronic)&amp;#xD;1471-2105 (Linking)&lt;/isbn&gt;&lt;accession-num&gt;15318951&lt;/accession-num&gt;&lt;urls&gt;&lt;related-urls&gt;&lt;url&gt;https://www.ncbi.nlm.nih.gov/pubmed/15318951&lt;/url&gt;&lt;/related-urls&gt;&lt;/urls&gt;&lt;custom2&gt;PMC517706&lt;/custom2&gt;&lt;electronic-resource-num&gt;10.1186/1471-2105-5-113&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[52]</w:t>
      </w:r>
      <w:r w:rsidR="00D873C7">
        <w:rPr>
          <w:bCs/>
          <w:color w:val="000000" w:themeColor="text1"/>
          <w:sz w:val="24"/>
          <w:szCs w:val="24"/>
        </w:rPr>
        <w:fldChar w:fldCharType="end"/>
      </w:r>
      <w:r w:rsidRPr="006C670D">
        <w:rPr>
          <w:bCs/>
          <w:color w:val="000000" w:themeColor="text1"/>
          <w:sz w:val="24"/>
          <w:szCs w:val="24"/>
        </w:rPr>
        <w:t xml:space="preserve"> with default settings and output in the </w:t>
      </w:r>
      <w:proofErr w:type="spellStart"/>
      <w:r w:rsidRPr="006C670D">
        <w:rPr>
          <w:bCs/>
          <w:color w:val="000000" w:themeColor="text1"/>
          <w:sz w:val="24"/>
          <w:szCs w:val="24"/>
        </w:rPr>
        <w:t>phylip</w:t>
      </w:r>
      <w:proofErr w:type="spellEnd"/>
      <w:r w:rsidRPr="006C670D">
        <w:rPr>
          <w:bCs/>
          <w:color w:val="000000" w:themeColor="text1"/>
          <w:sz w:val="24"/>
          <w:szCs w:val="24"/>
        </w:rPr>
        <w:t xml:space="preserve"> format. </w:t>
      </w:r>
    </w:p>
    <w:p w14:paraId="66313E95" w14:textId="1CF7562B"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DNA sequences, the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command from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(v</w:t>
      </w:r>
      <w:r w:rsidRPr="00EC3CC1">
        <w:rPr>
          <w:bCs/>
          <w:color w:val="000000" w:themeColor="text1"/>
          <w:sz w:val="24"/>
          <w:szCs w:val="24"/>
        </w:rPr>
        <w:t xml:space="preserve"> </w:t>
      </w:r>
      <w:r w:rsidRPr="006C670D">
        <w:rPr>
          <w:bCs/>
          <w:color w:val="000000" w:themeColor="text1"/>
          <w:sz w:val="24"/>
          <w:szCs w:val="24"/>
        </w:rPr>
        <w:t xml:space="preserve">8.2.12) with the GTRGAMMA substitution model was used to generate initial phylogenies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&lt;EndNote&gt;&lt;Cite&gt;&lt;Author&gt;Stamatakis&lt;/Author&gt;&lt;Year&gt;2014&lt;/Year&gt;&lt;RecNum&gt;3655&lt;/RecNum&gt;&lt;DisplayText&gt;[53]&lt;/DisplayText&gt;&lt;record&gt;&lt;rec-number&gt;3655&lt;/rec-number&gt;&lt;foreign-keys&gt;&lt;key app="EN" db-id="tfwxtpvvivxzfve50ee5x95y0afzp9xf0s5p" timestamp="1578939209"&gt;3655&lt;/key&gt;&lt;/foreign-keys&gt;&lt;ref-type name="Journal Article"&gt;17&lt;/ref-type&gt;&lt;contributors&gt;&lt;authors&gt;&lt;author&gt;Stamatakis, A.&lt;/author&gt;&lt;/authors&gt;&lt;/contributors&gt;&lt;auth-address&gt;Scientific Computing Group, Heidelberg Institute for Theoretical Studies, 69118 Heidelberg and Department of Informatics, Institute of Theoretical Informatics, Karlsruhe Institute of Technology, 76128 Karlsruhe, Germany.&lt;/auth-address&gt;&lt;titles&gt;&lt;title&gt;RAxML version 8: a tool for phylogenetic analysis and post-analysis of large phylogenies&lt;/title&gt;&lt;secondary-title&gt;Bioinformatics&lt;/secondary-title&gt;&lt;/titles&gt;&lt;periodical&gt;&lt;full-title&gt;Bioinformatics&lt;/full-title&gt;&lt;/periodical&gt;&lt;pages&gt;1312-3&lt;/pages&gt;&lt;volume&gt;30&lt;/volume&gt;&lt;number&gt;9&lt;/number&gt;&lt;edition&gt;2014/01/24&lt;/edition&gt;&lt;keywords&gt;&lt;keyword&gt;High-Throughput Nucleotide Sequencing&lt;/keyword&gt;&lt;keyword&gt;Likelihood Functions&lt;/keyword&gt;&lt;keyword&gt;Models, Genetic&lt;/keyword&gt;&lt;keyword&gt;*Phylogeny&lt;/keyword&gt;&lt;keyword&gt;Software&lt;/keyword&gt;&lt;/keywords&gt;&lt;dates&gt;&lt;year&gt;2014&lt;/year&gt;&lt;pub-dates&gt;&lt;date&gt;May 1&lt;/date&gt;&lt;/pub-dates&gt;&lt;/dates&gt;&lt;isbn&gt;1367-4811 (Electronic)&amp;#xD;1367-4803 (Linking)&lt;/isbn&gt;&lt;accession-num&gt;24451623&lt;/accession-num&gt;&lt;urls&gt;&lt;related-urls&gt;&lt;url&gt;https://www.ncbi.nlm.nih.gov/pubmed/24451623&lt;/url&gt;&lt;/related-urls&gt;&lt;/urls&gt;&lt;custom2&gt;PMC3998144&lt;/custom2&gt;&lt;electronic-resource-num&gt;10.1093/bioinformatics/btu033&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[53]</w:t>
      </w:r>
      <w:r w:rsidR="00D873C7">
        <w:rPr>
          <w:bCs/>
          <w:color w:val="000000" w:themeColor="text1"/>
          <w:sz w:val="24"/>
          <w:szCs w:val="24"/>
        </w:rPr>
        <w:fldChar w:fldCharType="end"/>
      </w:r>
      <w:r w:rsidRPr="006C670D">
        <w:rPr>
          <w:bCs/>
          <w:color w:val="000000" w:themeColor="text1"/>
          <w:sz w:val="24"/>
          <w:szCs w:val="24"/>
        </w:rPr>
        <w:t xml:space="preserve">. Next, </w:t>
      </w:r>
      <w:r w:rsidRPr="006C670D">
        <w:rPr>
          <w:bCs/>
          <w:color w:val="000000" w:themeColor="text1"/>
          <w:sz w:val="24"/>
          <w:szCs w:val="24"/>
        </w:rPr>
        <w:lastRenderedPageBreak/>
        <w:t xml:space="preserve">we preformed bootstrapping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-p 12345 -x 12345 -# </w:t>
      </w:r>
      <w:proofErr w:type="spellStart"/>
      <w:r w:rsidRPr="006C670D">
        <w:rPr>
          <w:bCs/>
          <w:color w:val="000000" w:themeColor="text1"/>
          <w:sz w:val="24"/>
          <w:szCs w:val="24"/>
        </w:rPr>
        <w:t>autoFC</w:t>
      </w:r>
      <w:proofErr w:type="spellEnd"/>
      <w:r w:rsidRPr="006C670D">
        <w:rPr>
          <w:bCs/>
          <w:color w:val="000000" w:themeColor="text1"/>
          <w:sz w:val="24"/>
          <w:szCs w:val="24"/>
        </w:rPr>
        <w:t xml:space="preserve"> -m GTRGAMMA and extracted the best tree with bootstrap support.</w:t>
      </w:r>
    </w:p>
    <w:p w14:paraId="0A3ADA1C" w14:textId="72A2A074"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protein sequences, we used the </w:t>
      </w:r>
      <w:proofErr w:type="spellStart"/>
      <w:r w:rsidRPr="006C670D">
        <w:rPr>
          <w:bCs/>
          <w:color w:val="000000" w:themeColor="text1"/>
          <w:sz w:val="24"/>
          <w:szCs w:val="24"/>
        </w:rPr>
        <w:t>bayesian</w:t>
      </w:r>
      <w:proofErr w:type="spellEnd"/>
      <w:r w:rsidRPr="006C670D">
        <w:rPr>
          <w:bCs/>
          <w:color w:val="000000" w:themeColor="text1"/>
          <w:sz w:val="24"/>
          <w:szCs w:val="24"/>
        </w:rPr>
        <w:t xml:space="preserve"> information criterion model selection feature of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to identify VT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&lt;EndNote&gt;&lt;Cite&gt;&lt;Author&gt;Muller&lt;/Author&gt;&lt;Year&gt;2000&lt;/Year&gt;&lt;RecNum&gt;3656&lt;/RecNum&gt;&lt;DisplayText&gt;[54]&lt;/DisplayText&gt;&lt;record&gt;&lt;rec-number&gt;3656&lt;/rec-number&gt;&lt;foreign-keys&gt;&lt;key app="EN" db-id="tfwxtpvvivxzfve50ee5x95y0afzp9xf0s5p" timestamp="1578939240"&gt;3656&lt;/key&gt;&lt;/foreign-keys&gt;&lt;ref-type name="Journal Article"&gt;17&lt;/ref-type&gt;&lt;contributors&gt;&lt;authors&gt;&lt;author&gt;Muller, T.&lt;/author&gt;&lt;author&gt;Vingron, M.&lt;/author&gt;&lt;/authors&gt;&lt;/contributors&gt;&lt;auth-address&gt;Deutsches Krebsforschungszentrum, Theoretische Bioinformatik, 69120 Heidelberg, Germany. t.mueller/m.vingron&lt;/auth-address&gt;&lt;titles&gt;&lt;title&gt;Modeling amino acid replacement&lt;/title&gt;&lt;secondary-title&gt;J Comput Biol&lt;/secondary-title&gt;&lt;/titles&gt;&lt;periodical&gt;&lt;full-title&gt;J Comput Biol&lt;/full-title&gt;&lt;/periodical&gt;&lt;pages&gt;761-76&lt;/pages&gt;&lt;volume&gt;7&lt;/volume&gt;&lt;number&gt;6&lt;/number&gt;&lt;edition&gt;2001/05/31&lt;/edition&gt;&lt;keywords&gt;&lt;keyword&gt;*Amino Acid Substitution&lt;/keyword&gt;&lt;keyword&gt;Computer Simulation&lt;/keyword&gt;&lt;keyword&gt;*Evolution, Molecular&lt;/keyword&gt;&lt;keyword&gt;Likelihood Functions&lt;/keyword&gt;&lt;keyword&gt;Markov Chains&lt;/keyword&gt;&lt;keyword&gt;*Models, Biological&lt;/keyword&gt;&lt;keyword&gt;Proteins/genetics/*physiology&lt;/keyword&gt;&lt;keyword&gt;Stochastic Processes&lt;/keyword&gt;&lt;keyword&gt;Time Factors&lt;/keyword&gt;&lt;/keywords&gt;&lt;dates&gt;&lt;year&gt;2000&lt;/year&gt;&lt;/dates&gt;&lt;isbn&gt;1066-5277 (Print)&amp;#xD;1066-5277 (Linking)&lt;/isbn&gt;&lt;accession-num&gt;11382360&lt;/accession-num&gt;&lt;urls&gt;&lt;related-urls&gt;&lt;url&gt;https://www.ncbi.nlm.nih.gov/pubmed/11382360&lt;/url&gt;&lt;/related-urls&gt;&lt;/urls&gt;&lt;electronic-resource-num&gt;10.1089/10665270050514918&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[54]</w:t>
      </w:r>
      <w:r w:rsidR="00D873C7">
        <w:rPr>
          <w:bCs/>
          <w:color w:val="000000" w:themeColor="text1"/>
          <w:sz w:val="24"/>
          <w:szCs w:val="24"/>
        </w:rPr>
        <w:fldChar w:fldCharType="end"/>
      </w:r>
      <w:r w:rsidRPr="006C670D">
        <w:rPr>
          <w:bCs/>
          <w:color w:val="000000" w:themeColor="text1"/>
          <w:sz w:val="24"/>
          <w:szCs w:val="24"/>
        </w:rPr>
        <w:t xml:space="preserve"> as the best substitution model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 -p 12345 -m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Next, we performed bootstrapping of the </w:t>
      </w:r>
      <w:proofErr w:type="spellStart"/>
      <w:r w:rsidRPr="006C670D">
        <w:rPr>
          <w:bCs/>
          <w:color w:val="000000" w:themeColor="text1"/>
          <w:sz w:val="24"/>
          <w:szCs w:val="24"/>
        </w:rPr>
        <w:t>phylogentic</w:t>
      </w:r>
      <w:proofErr w:type="spellEnd"/>
      <w:r w:rsidRPr="006C670D">
        <w:rPr>
          <w:bCs/>
          <w:color w:val="000000" w:themeColor="text1"/>
          <w:sz w:val="24"/>
          <w:szCs w:val="24"/>
        </w:rPr>
        <w:t xml:space="preserve"> tree using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 xml:space="preserve">-AVX -p 12345 -x 12345 -# </w:t>
      </w:r>
      <w:proofErr w:type="spellStart"/>
      <w:r w:rsidRPr="006C670D">
        <w:rPr>
          <w:bCs/>
          <w:i/>
          <w:iCs/>
          <w:color w:val="000000" w:themeColor="text1"/>
          <w:sz w:val="24"/>
          <w:szCs w:val="24"/>
        </w:rPr>
        <w:t>autoFC</w:t>
      </w:r>
      <w:proofErr w:type="spellEnd"/>
      <w:r w:rsidRPr="006C670D">
        <w:rPr>
          <w:bCs/>
          <w:i/>
          <w:iCs/>
          <w:color w:val="000000" w:themeColor="text1"/>
          <w:sz w:val="24"/>
          <w:szCs w:val="24"/>
        </w:rPr>
        <w:t xml:space="preserve">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All phylogenies were visualized using the interactive tree of life software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&lt;EndNote&gt;&lt;Cite&gt;&lt;Author&gt;Letunic&lt;/Author&gt;&lt;Year&gt;2019&lt;/Year&gt;&lt;RecNum&gt;3657&lt;/RecNum&gt;&lt;DisplayText&gt;[55]&lt;/DisplayText&gt;&lt;record&gt;&lt;rec-number&gt;3657&lt;/rec-number&gt;&lt;foreign-keys&gt;&lt;key app="EN" db-id="tfwxtpvvivxzfve50ee5x95y0afzp9xf0s5p" timestamp="1578939267"&gt;3657&lt;/key&gt;&lt;/foreign-keys&gt;&lt;ref-type name="Journal Article"&gt;17&lt;/ref-type&gt;&lt;contributors&gt;&lt;authors&gt;&lt;author&gt;Letunic, I.&lt;/author&gt;&lt;author&gt;Bork, P.&lt;/author&gt;&lt;/authors&gt;&lt;/contributors&gt;&lt;auth-address&gt;biobyte solutions GmbH, Bothestr 142, 69126 Heidelberg, Germany.&amp;#xD;EMBL, Meyerhofstrasse 1, 69117 Heidelberg, Germany.&lt;/auth-address&gt;&lt;titles&gt;&lt;title&gt;Interactive Tree Of Life (iTOL) v4: recent updates and new developments&lt;/title&gt;&lt;secondary-title&gt;Nucleic Acids Res&lt;/secondary-title&gt;&lt;/titles&gt;&lt;periodical&gt;&lt;full-title&gt;Nucleic Acids Res&lt;/full-title&gt;&lt;/periodical&gt;&lt;pages&gt;W256-W259&lt;/pages&gt;&lt;volume&gt;47&lt;/volume&gt;&lt;number&gt;W1&lt;/number&gt;&lt;edition&gt;2019/04/02&lt;/edition&gt;&lt;dates&gt;&lt;year&gt;2019&lt;/year&gt;&lt;pub-dates&gt;&lt;date&gt;Jul 2&lt;/date&gt;&lt;/pub-dates&gt;&lt;/dates&gt;&lt;isbn&gt;1362-4962 (Electronic)&amp;#xD;0305-1048 (Linking)&lt;/isbn&gt;&lt;accession-num&gt;30931475&lt;/accession-num&gt;&lt;urls&gt;&lt;related-urls&gt;&lt;url&gt;https://www.ncbi.nlm.nih.gov/pubmed/30931475&lt;/url&gt;&lt;/related-urls&gt;&lt;/urls&gt;&lt;custom2&gt;PMC6602468&lt;/custom2&gt;&lt;electronic-resource-num&gt;10.1093/nar/gkz239&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[55]</w:t>
      </w:r>
      <w:r w:rsidR="00D873C7">
        <w:rPr>
          <w:bCs/>
          <w:color w:val="000000" w:themeColor="text1"/>
          <w:sz w:val="24"/>
          <w:szCs w:val="24"/>
        </w:rPr>
        <w:fldChar w:fldCharType="end"/>
      </w:r>
      <w:r w:rsidRPr="006C670D">
        <w:rPr>
          <w:bCs/>
          <w:color w:val="000000" w:themeColor="text1"/>
          <w:sz w:val="24"/>
          <w:szCs w:val="24"/>
        </w:rPr>
        <w:t xml:space="preserve"> or the </w:t>
      </w:r>
      <w:proofErr w:type="spellStart"/>
      <w:r w:rsidRPr="006C670D">
        <w:rPr>
          <w:bCs/>
          <w:i/>
          <w:iCs/>
          <w:color w:val="000000" w:themeColor="text1"/>
          <w:sz w:val="24"/>
          <w:szCs w:val="24"/>
        </w:rPr>
        <w:t>ggtree</w:t>
      </w:r>
      <w:proofErr w:type="spellEnd"/>
      <w:r w:rsidRPr="006C670D">
        <w:rPr>
          <w:bCs/>
          <w:color w:val="000000" w:themeColor="text1"/>
          <w:sz w:val="24"/>
          <w:szCs w:val="24"/>
        </w:rPr>
        <w:t xml:space="preserve"> R package </w:t>
      </w:r>
      <w:r w:rsidR="00D873C7">
        <w:rPr>
          <w:bCs/>
          <w:color w:val="000000" w:themeColor="text1"/>
          <w:sz w:val="24"/>
          <w:szCs w:val="24"/>
        </w:rPr>
        <w:fldChar w:fldCharType="begin"/>
      </w:r>
      <w:r w:rsidR="00D873C7">
        <w:rPr>
          <w:bCs/>
          <w:color w:val="000000" w:themeColor="text1"/>
          <w:sz w:val="24"/>
          <w:szCs w:val="24"/>
        </w:rPr>
        <w:instrText xml:space="preserve"> ADDIN EN.CITE &lt;EndNote&gt;&lt;Cite&gt;&lt;Author&gt;Yu&lt;/Author&gt;&lt;Year&gt;2018&lt;/Year&gt;&lt;RecNum&gt;3658&lt;/RecNum&gt;&lt;DisplayText&gt;[56]&lt;/DisplayText&gt;&lt;record&gt;&lt;rec-number&gt;3658&lt;/rec-number&gt;&lt;foreign-keys&gt;&lt;key app="EN" db-id="tfwxtpvvivxzfve50ee5x95y0afzp9xf0s5p" timestamp="1578939292"&gt;3658&lt;/key&gt;&lt;/foreign-keys&gt;&lt;ref-type name="Journal Article"&gt;17&lt;/ref-type&gt;&lt;contributors&gt;&lt;authors&gt;&lt;author&gt;Yu, G.&lt;/author&gt;&lt;author&gt;Lam, T. T.&lt;/author&gt;&lt;author&gt;Zhu, H.&lt;/author&gt;&lt;author&gt;Guan, Y.&lt;/author&gt;&lt;/authors&gt;&lt;/contributors&gt;&lt;auth-address&gt;Institute of Bioinformatics, School of Basic Medical Sciences, Southern Medical University, Guangzhou, Guangdong, China.&amp;#xD;State Key Laboratory of Emerging Infectious Diseases and Centre of Influenza Research, School of Public Health, The University of Hong Kong, Hong Kong SAR, China.&amp;#xD;Joint Institute of Virology (Shantou University-The University of Hong Kong), Shantou University, Shantou, Guangdong, China.&amp;#xD;State Key Laboratory of Emerging Infectious Diseases (HKU Shenzhen Base), Shenzhen Third People&amp;apos;s Hospital, Shenzhen, Guangdong, China.&lt;/auth-address&gt;&lt;titles&gt;&lt;title&gt;Two Methods for Mapping and Visualizing Associated Data on Phylogeny Using Ggtree&lt;/title&gt;&lt;secondary-title&gt;Mol Biol Evol&lt;/secondary-title&gt;&lt;/titles&gt;&lt;periodical&gt;&lt;full-title&gt;Mol Biol Evol&lt;/full-title&gt;&lt;/periodical&gt;&lt;pages&gt;3041-3043&lt;/pages&gt;&lt;volume&gt;35&lt;/volume&gt;&lt;number&gt;12&lt;/number&gt;&lt;edition&gt;2018/10/24&lt;/edition&gt;&lt;keywords&gt;&lt;keyword&gt;*Genetic Techniques&lt;/keyword&gt;&lt;keyword&gt;*Phylogeny&lt;/keyword&gt;&lt;keyword&gt;*Software&lt;/keyword&gt;&lt;/keywords&gt;&lt;dates&gt;&lt;year&gt;2018&lt;/year&gt;&lt;pub-dates&gt;&lt;date&gt;Dec 1&lt;/date&gt;&lt;/pub-dates&gt;&lt;/dates&gt;&lt;isbn&gt;1537-1719 (Electronic)&amp;#xD;0737-4038 (Linking)&lt;/isbn&gt;&lt;accession-num&gt;30351396&lt;/accession-num&gt;&lt;urls&gt;&lt;related-urls&gt;&lt;url&gt;https://www.ncbi.nlm.nih.gov/pubmed/30351396&lt;/url&gt;&lt;/related-urls&gt;&lt;/urls&gt;&lt;custom2&gt;PMC6278858&lt;/custom2&gt;&lt;electronic-resource-num&gt;10.1093/molbev/msy194&lt;/electronic-resource-num&gt;&lt;/record&gt;&lt;/Cite&gt;&lt;/EndNote&gt;</w:instrText>
      </w:r>
      <w:r w:rsidR="00D873C7">
        <w:rPr>
          <w:bCs/>
          <w:color w:val="000000" w:themeColor="text1"/>
          <w:sz w:val="24"/>
          <w:szCs w:val="24"/>
        </w:rPr>
        <w:fldChar w:fldCharType="separate"/>
      </w:r>
      <w:r w:rsidR="00D873C7">
        <w:rPr>
          <w:bCs/>
          <w:noProof/>
          <w:color w:val="000000" w:themeColor="text1"/>
          <w:sz w:val="24"/>
          <w:szCs w:val="24"/>
        </w:rPr>
        <w:t>[56]</w:t>
      </w:r>
      <w:r w:rsidR="00D873C7">
        <w:rPr>
          <w:bCs/>
          <w:color w:val="000000" w:themeColor="text1"/>
          <w:sz w:val="24"/>
          <w:szCs w:val="24"/>
        </w:rPr>
        <w:fldChar w:fldCharType="end"/>
      </w:r>
      <w:r w:rsidRPr="006C670D">
        <w:rPr>
          <w:bCs/>
          <w:color w:val="000000" w:themeColor="text1"/>
          <w:sz w:val="24"/>
          <w:szCs w:val="24"/>
        </w:rPr>
        <w:t>.</w:t>
      </w:r>
    </w:p>
    <w:p w14:paraId="21186F1C" w14:textId="77777777" w:rsidR="004C14D5" w:rsidRPr="006C670D" w:rsidRDefault="004C14D5" w:rsidP="008120F4">
      <w:pPr>
        <w:spacing w:line="480" w:lineRule="auto"/>
        <w:jc w:val="both"/>
        <w:rPr>
          <w:b/>
          <w:color w:val="0070C0"/>
          <w:sz w:val="24"/>
          <w:szCs w:val="24"/>
        </w:rPr>
      </w:pPr>
    </w:p>
    <w:p w14:paraId="175B3C26" w14:textId="74980645" w:rsidR="00D873C7" w:rsidRPr="00B462B9" w:rsidRDefault="001B7384" w:rsidP="00B462B9">
      <w:pPr>
        <w:spacing w:line="480" w:lineRule="auto"/>
        <w:jc w:val="both"/>
        <w:outlineLvl w:val="0"/>
        <w:rPr>
          <w:b/>
          <w:color w:val="000000" w:themeColor="text1"/>
          <w:sz w:val="24"/>
          <w:szCs w:val="24"/>
          <w:highlight w:val="white"/>
        </w:rPr>
      </w:pPr>
      <w:r w:rsidRPr="006C670D">
        <w:rPr>
          <w:b/>
          <w:color w:val="000000" w:themeColor="text1"/>
          <w:sz w:val="24"/>
          <w:szCs w:val="24"/>
        </w:rPr>
        <w:t>REFERENCES</w:t>
      </w:r>
    </w:p>
    <w:p w14:paraId="221F3CAC" w14:textId="77777777" w:rsidR="00D873C7" w:rsidRPr="00B462B9" w:rsidRDefault="00D873C7" w:rsidP="00D873C7">
      <w:pPr>
        <w:pStyle w:val="EndNoteBibliography"/>
        <w:rPr>
          <w:noProof/>
          <w:sz w:val="24"/>
          <w:szCs w:val="24"/>
        </w:rPr>
      </w:pPr>
      <w:r w:rsidRPr="00B462B9">
        <w:rPr>
          <w:color w:val="000000" w:themeColor="text1"/>
          <w:sz w:val="24"/>
          <w:szCs w:val="24"/>
        </w:rPr>
        <w:fldChar w:fldCharType="begin"/>
      </w:r>
      <w:r w:rsidRPr="00B462B9">
        <w:rPr>
          <w:color w:val="000000" w:themeColor="text1"/>
          <w:sz w:val="24"/>
          <w:szCs w:val="24"/>
        </w:rPr>
        <w:instrText xml:space="preserve"> ADDIN EN.REFLIST </w:instrText>
      </w:r>
      <w:r w:rsidRPr="00B462B9">
        <w:rPr>
          <w:color w:val="000000" w:themeColor="text1"/>
          <w:sz w:val="24"/>
          <w:szCs w:val="24"/>
        </w:rPr>
        <w:fldChar w:fldCharType="separate"/>
      </w:r>
      <w:r w:rsidRPr="00B462B9">
        <w:rPr>
          <w:noProof/>
          <w:sz w:val="24"/>
          <w:szCs w:val="24"/>
        </w:rPr>
        <w:t>1.</w:t>
      </w:r>
      <w:r w:rsidRPr="00B462B9">
        <w:rPr>
          <w:noProof/>
          <w:sz w:val="24"/>
          <w:szCs w:val="24"/>
        </w:rPr>
        <w:tab/>
        <w:t>Argmann CA, Houten SM, Zhu J, Schadt EE. A Next Generation Multiscale View of Inborn Errors of Metabolism. Cell Metab. 2016;23(1):13-26. doi: 10.1016/j.cmet.2015.11.012. PubMed PMID: 26712461; PubMed Central PMCID: PMCPMC4715559.</w:t>
      </w:r>
    </w:p>
    <w:p w14:paraId="2367552C" w14:textId="77777777" w:rsidR="00D873C7" w:rsidRPr="00B462B9" w:rsidRDefault="00D873C7" w:rsidP="00D873C7">
      <w:pPr>
        <w:pStyle w:val="EndNoteBibliography"/>
        <w:rPr>
          <w:noProof/>
          <w:sz w:val="24"/>
          <w:szCs w:val="24"/>
        </w:rPr>
      </w:pPr>
      <w:r w:rsidRPr="00B462B9">
        <w:rPr>
          <w:noProof/>
          <w:sz w:val="24"/>
          <w:szCs w:val="24"/>
        </w:rPr>
        <w:t>2.</w:t>
      </w:r>
      <w:r w:rsidRPr="00B462B9">
        <w:rPr>
          <w:noProof/>
          <w:sz w:val="24"/>
          <w:szCs w:val="24"/>
        </w:rPr>
        <w:tab/>
        <w:t>Saudubray JM, Garcia-Cazorla A. Inborn Errors of Metabolism Overview: Pathophysiology, Manifestations, Evaluation, and Management. Pediatr Clin North Am. 2018;65(2):179-208. Epub 2018/03/06. doi: 10.1016/j.pcl.2017.11.002. PubMed PMID: 29502909.</w:t>
      </w:r>
    </w:p>
    <w:p w14:paraId="4E3B45C9" w14:textId="77777777" w:rsidR="00D873C7" w:rsidRPr="00B462B9" w:rsidRDefault="00D873C7" w:rsidP="00D873C7">
      <w:pPr>
        <w:pStyle w:val="EndNoteBibliography"/>
        <w:rPr>
          <w:noProof/>
          <w:sz w:val="24"/>
          <w:szCs w:val="24"/>
        </w:rPr>
      </w:pPr>
      <w:r w:rsidRPr="00B462B9">
        <w:rPr>
          <w:noProof/>
          <w:sz w:val="24"/>
          <w:szCs w:val="24"/>
        </w:rPr>
        <w:t>3.</w:t>
      </w:r>
      <w:r w:rsidRPr="00B462B9">
        <w:rPr>
          <w:noProof/>
          <w:sz w:val="24"/>
          <w:szCs w:val="24"/>
        </w:rPr>
        <w:tab/>
        <w:t>Deodato F, Boenzi S, Santorelli FM, Dionisi-Vici C. Methylmalonic and propionic aciduria. Am J Med Genet C Semin Med Genet. 2006;142C(2):104-12. doi: 10.1002/ajmg.c.30090. PubMed PMID: 16602092.</w:t>
      </w:r>
    </w:p>
    <w:p w14:paraId="52F110D3" w14:textId="77777777" w:rsidR="00D873C7" w:rsidRPr="00B462B9" w:rsidRDefault="00D873C7" w:rsidP="00D873C7">
      <w:pPr>
        <w:pStyle w:val="EndNoteBibliography"/>
        <w:rPr>
          <w:noProof/>
          <w:sz w:val="24"/>
          <w:szCs w:val="24"/>
        </w:rPr>
      </w:pPr>
      <w:r w:rsidRPr="00B462B9">
        <w:rPr>
          <w:noProof/>
          <w:sz w:val="24"/>
          <w:szCs w:val="24"/>
        </w:rPr>
        <w:t>4.</w:t>
      </w:r>
      <w:r w:rsidRPr="00B462B9">
        <w:rPr>
          <w:noProof/>
          <w:sz w:val="24"/>
          <w:szCs w:val="24"/>
        </w:rPr>
        <w:tab/>
        <w:t>Banerjee R, Ragsdale SW. The many faces of vitamin B12: catalysis by cobalamin-dependent enzymes. Annu Rev Biochem. 2003;72:209-47. Epub 2003/10/07. doi: 10.1146/annurev.biochem.72.121801.161828. PubMed PMID: 14527323.</w:t>
      </w:r>
    </w:p>
    <w:p w14:paraId="051F6292" w14:textId="77777777" w:rsidR="00D873C7" w:rsidRPr="00B462B9" w:rsidRDefault="00D873C7" w:rsidP="00D873C7">
      <w:pPr>
        <w:pStyle w:val="EndNoteBibliography"/>
        <w:rPr>
          <w:noProof/>
          <w:sz w:val="24"/>
          <w:szCs w:val="24"/>
        </w:rPr>
      </w:pPr>
      <w:r w:rsidRPr="00B462B9">
        <w:rPr>
          <w:noProof/>
          <w:sz w:val="24"/>
          <w:szCs w:val="24"/>
        </w:rPr>
        <w:t>5.</w:t>
      </w:r>
      <w:r w:rsidRPr="00B462B9">
        <w:rPr>
          <w:noProof/>
          <w:sz w:val="24"/>
          <w:szCs w:val="24"/>
        </w:rPr>
        <w:tab/>
        <w:t>Kasubuchi M, Hasegawa S, Hiramatsu T, Ichimura A, Kimura I. Dietary gut microbial metabolites, short-chain fatty acids, and host metabolic regulation. Nutrients. 2015;7(4):2839-49. doi: 10.3390/nu7042839. PubMed PMID: 25875123; PubMed Central PMCID: PMCPMC4425176.</w:t>
      </w:r>
    </w:p>
    <w:p w14:paraId="20152E71" w14:textId="77777777" w:rsidR="00D873C7" w:rsidRPr="00B462B9" w:rsidRDefault="00D873C7" w:rsidP="00D873C7">
      <w:pPr>
        <w:pStyle w:val="EndNoteBibliography"/>
        <w:rPr>
          <w:noProof/>
          <w:sz w:val="24"/>
          <w:szCs w:val="24"/>
        </w:rPr>
      </w:pPr>
      <w:r w:rsidRPr="00B462B9">
        <w:rPr>
          <w:noProof/>
          <w:sz w:val="24"/>
          <w:szCs w:val="24"/>
        </w:rPr>
        <w:t>6.</w:t>
      </w:r>
      <w:r w:rsidRPr="00B462B9">
        <w:rPr>
          <w:noProof/>
          <w:sz w:val="24"/>
          <w:szCs w:val="24"/>
        </w:rPr>
        <w:tab/>
        <w:t>Hosseini E, Grootaert C, Verstraete W, Van de Wiele T. Propionate as a health-promoting microbial metabolite in the human gut. Nutrition reviews. 2011;69(5):245-58. Epub 2011/04/28. doi: 10.1111/j.1753-4887.2011.00388.x. PubMed PMID: 21521227.</w:t>
      </w:r>
    </w:p>
    <w:p w14:paraId="67A36FC1" w14:textId="77777777" w:rsidR="00D873C7" w:rsidRPr="00B462B9" w:rsidRDefault="00D873C7" w:rsidP="00D873C7">
      <w:pPr>
        <w:pStyle w:val="EndNoteBibliography"/>
        <w:rPr>
          <w:noProof/>
          <w:sz w:val="24"/>
          <w:szCs w:val="24"/>
        </w:rPr>
      </w:pPr>
      <w:r w:rsidRPr="00B462B9">
        <w:rPr>
          <w:noProof/>
          <w:sz w:val="24"/>
          <w:szCs w:val="24"/>
        </w:rPr>
        <w:t>7.</w:t>
      </w:r>
      <w:r w:rsidRPr="00B462B9">
        <w:rPr>
          <w:noProof/>
          <w:sz w:val="24"/>
          <w:szCs w:val="24"/>
        </w:rPr>
        <w:tab/>
        <w:t>Matsumoto I, Kuhara T. A new chemical diagnostic method for inborn errors of metabolism by mass spectrometry - rapid, practical, and simultaneous urinary metabolites analysis. Mass Spectrometry Reviews. 1996;15:43-57.</w:t>
      </w:r>
    </w:p>
    <w:p w14:paraId="04031CA1" w14:textId="77777777" w:rsidR="00D873C7" w:rsidRPr="00B462B9" w:rsidRDefault="00D873C7" w:rsidP="00D873C7">
      <w:pPr>
        <w:pStyle w:val="EndNoteBibliography"/>
        <w:rPr>
          <w:noProof/>
          <w:sz w:val="24"/>
          <w:szCs w:val="24"/>
        </w:rPr>
      </w:pPr>
      <w:r w:rsidRPr="00B462B9">
        <w:rPr>
          <w:noProof/>
          <w:sz w:val="24"/>
          <w:szCs w:val="24"/>
        </w:rPr>
        <w:lastRenderedPageBreak/>
        <w:t>8.</w:t>
      </w:r>
      <w:r w:rsidRPr="00B462B9">
        <w:rPr>
          <w:noProof/>
          <w:sz w:val="24"/>
          <w:szCs w:val="24"/>
        </w:rPr>
        <w:tab/>
        <w:t xml:space="preserve">Frezal L, Felix MA. </w:t>
      </w:r>
      <w:r w:rsidRPr="00B462B9">
        <w:rPr>
          <w:i/>
          <w:noProof/>
          <w:sz w:val="24"/>
          <w:szCs w:val="24"/>
        </w:rPr>
        <w:t xml:space="preserve">C. elegans </w:t>
      </w:r>
      <w:r w:rsidRPr="00B462B9">
        <w:rPr>
          <w:noProof/>
          <w:sz w:val="24"/>
          <w:szCs w:val="24"/>
        </w:rPr>
        <w:t>outside the Petri dish. Elife. 2015;4. doi: 10.7554/eLife.05849. PubMed PMID: 25822066; PubMed Central PMCID: PMCPMC4373675.</w:t>
      </w:r>
    </w:p>
    <w:p w14:paraId="066DF3FB" w14:textId="77777777" w:rsidR="00D873C7" w:rsidRPr="00B462B9" w:rsidRDefault="00D873C7" w:rsidP="00D873C7">
      <w:pPr>
        <w:pStyle w:val="EndNoteBibliography"/>
        <w:rPr>
          <w:noProof/>
          <w:sz w:val="24"/>
          <w:szCs w:val="24"/>
        </w:rPr>
      </w:pPr>
      <w:r w:rsidRPr="00B462B9">
        <w:rPr>
          <w:noProof/>
          <w:sz w:val="24"/>
          <w:szCs w:val="24"/>
        </w:rPr>
        <w:t>9.</w:t>
      </w:r>
      <w:r w:rsidRPr="00B462B9">
        <w:rPr>
          <w:noProof/>
          <w:sz w:val="24"/>
          <w:szCs w:val="24"/>
        </w:rPr>
        <w:tab/>
        <w:t xml:space="preserve">Felix MA, Braendle C. The natural history of </w:t>
      </w:r>
      <w:r w:rsidRPr="00B462B9">
        <w:rPr>
          <w:i/>
          <w:noProof/>
          <w:sz w:val="24"/>
          <w:szCs w:val="24"/>
        </w:rPr>
        <w:t>Caenorhabditis elegans</w:t>
      </w:r>
      <w:r w:rsidRPr="00B462B9">
        <w:rPr>
          <w:noProof/>
          <w:sz w:val="24"/>
          <w:szCs w:val="24"/>
        </w:rPr>
        <w:t>. Curr Biol. 2010;20(22):R965-9. doi: 10.1016/j.cub.2010.09.050. PubMed PMID: 21093785.</w:t>
      </w:r>
    </w:p>
    <w:p w14:paraId="43358D18" w14:textId="77777777" w:rsidR="00D873C7" w:rsidRPr="00B462B9" w:rsidRDefault="00D873C7" w:rsidP="00D873C7">
      <w:pPr>
        <w:pStyle w:val="EndNoteBibliography"/>
        <w:rPr>
          <w:noProof/>
          <w:sz w:val="24"/>
          <w:szCs w:val="24"/>
        </w:rPr>
      </w:pPr>
      <w:r w:rsidRPr="00B462B9">
        <w:rPr>
          <w:noProof/>
          <w:sz w:val="24"/>
          <w:szCs w:val="24"/>
        </w:rPr>
        <w:t>10.</w:t>
      </w:r>
      <w:r w:rsidRPr="00B462B9">
        <w:rPr>
          <w:noProof/>
          <w:sz w:val="24"/>
          <w:szCs w:val="24"/>
        </w:rPr>
        <w:tab/>
        <w:t xml:space="preserve">Crombie TA, Zdraljevic S, Cook DE, Tanny RE, Brady SC, Wang Y, et al. Deep sampling of Hawaiian </w:t>
      </w:r>
      <w:r w:rsidRPr="00B462B9">
        <w:rPr>
          <w:i/>
          <w:noProof/>
          <w:sz w:val="24"/>
          <w:szCs w:val="24"/>
        </w:rPr>
        <w:t xml:space="preserve">Caenorhabditis elegans </w:t>
      </w:r>
      <w:r w:rsidRPr="00B462B9">
        <w:rPr>
          <w:noProof/>
          <w:sz w:val="24"/>
          <w:szCs w:val="24"/>
        </w:rPr>
        <w:t>reveals high genetic diversity and admixture with global populations. Elife. 2019;8. Epub 2019/12/04. doi: 10.7554/eLife.50465. PubMed PMID: 31793880; PubMed Central PMCID: PMCPMC6927746.</w:t>
      </w:r>
    </w:p>
    <w:p w14:paraId="7872B24C" w14:textId="77777777" w:rsidR="00D873C7" w:rsidRPr="00B462B9" w:rsidRDefault="00D873C7" w:rsidP="00D873C7">
      <w:pPr>
        <w:pStyle w:val="EndNoteBibliography"/>
        <w:rPr>
          <w:noProof/>
          <w:sz w:val="24"/>
          <w:szCs w:val="24"/>
        </w:rPr>
      </w:pPr>
      <w:r w:rsidRPr="00B462B9">
        <w:rPr>
          <w:noProof/>
          <w:sz w:val="24"/>
          <w:szCs w:val="24"/>
        </w:rPr>
        <w:t>11.</w:t>
      </w:r>
      <w:r w:rsidRPr="00B462B9">
        <w:rPr>
          <w:noProof/>
          <w:sz w:val="24"/>
          <w:szCs w:val="24"/>
        </w:rPr>
        <w:tab/>
        <w:t>MacNeil LT, Walhout AJM. Food, pathogen, signal: The multifaceted nature of a bacterial diet. Worm. 2013;2:e26454.</w:t>
      </w:r>
    </w:p>
    <w:p w14:paraId="632F12FB" w14:textId="77777777" w:rsidR="00D873C7" w:rsidRPr="00B462B9" w:rsidRDefault="00D873C7" w:rsidP="00D873C7">
      <w:pPr>
        <w:pStyle w:val="EndNoteBibliography"/>
        <w:rPr>
          <w:noProof/>
          <w:sz w:val="24"/>
          <w:szCs w:val="24"/>
        </w:rPr>
      </w:pPr>
      <w:r w:rsidRPr="00B462B9">
        <w:rPr>
          <w:noProof/>
          <w:sz w:val="24"/>
          <w:szCs w:val="24"/>
        </w:rPr>
        <w:t>12.</w:t>
      </w:r>
      <w:r w:rsidRPr="00B462B9">
        <w:rPr>
          <w:noProof/>
          <w:sz w:val="24"/>
          <w:szCs w:val="24"/>
        </w:rPr>
        <w:tab/>
        <w:t>Yilmaz LS, Walhout AJM. Worms, bacteria and micronutrients: an elegant model of our diet. Trends Genet. 2014;30:496-503.</w:t>
      </w:r>
    </w:p>
    <w:p w14:paraId="1FF80D50" w14:textId="77777777" w:rsidR="00D873C7" w:rsidRPr="00B462B9" w:rsidRDefault="00D873C7" w:rsidP="00D873C7">
      <w:pPr>
        <w:pStyle w:val="EndNoteBibliography"/>
        <w:rPr>
          <w:noProof/>
          <w:sz w:val="24"/>
          <w:szCs w:val="24"/>
        </w:rPr>
      </w:pPr>
      <w:r w:rsidRPr="00B462B9">
        <w:rPr>
          <w:noProof/>
          <w:sz w:val="24"/>
          <w:szCs w:val="24"/>
        </w:rPr>
        <w:t>13.</w:t>
      </w:r>
      <w:r w:rsidRPr="00B462B9">
        <w:rPr>
          <w:noProof/>
          <w:sz w:val="24"/>
          <w:szCs w:val="24"/>
        </w:rPr>
        <w:tab/>
        <w:t xml:space="preserve">Watson E, MacNeil LT, Arda HE, Zhu LJ, Walhout AJM. Integration of metabolic and gene regulatory networks modulates the </w:t>
      </w:r>
      <w:r w:rsidRPr="00B462B9">
        <w:rPr>
          <w:i/>
          <w:noProof/>
          <w:sz w:val="24"/>
          <w:szCs w:val="24"/>
        </w:rPr>
        <w:t xml:space="preserve">C. elegans </w:t>
      </w:r>
      <w:r w:rsidRPr="00B462B9">
        <w:rPr>
          <w:noProof/>
          <w:sz w:val="24"/>
          <w:szCs w:val="24"/>
        </w:rPr>
        <w:t>dietary response. Cell. 2013;153:253-66.</w:t>
      </w:r>
    </w:p>
    <w:p w14:paraId="0A237FA5" w14:textId="77777777" w:rsidR="00D873C7" w:rsidRPr="00B462B9" w:rsidRDefault="00D873C7" w:rsidP="00D873C7">
      <w:pPr>
        <w:pStyle w:val="EndNoteBibliography"/>
        <w:rPr>
          <w:noProof/>
          <w:sz w:val="24"/>
          <w:szCs w:val="24"/>
        </w:rPr>
      </w:pPr>
      <w:r w:rsidRPr="00B462B9">
        <w:rPr>
          <w:noProof/>
          <w:sz w:val="24"/>
          <w:szCs w:val="24"/>
        </w:rPr>
        <w:t>14.</w:t>
      </w:r>
      <w:r w:rsidRPr="00B462B9">
        <w:rPr>
          <w:noProof/>
          <w:sz w:val="24"/>
          <w:szCs w:val="24"/>
        </w:rPr>
        <w:tab/>
        <w:t xml:space="preserve">Watson E, MacNeil LT, Ritter AD, Yilmaz LS, Rosebrock AP, Caudy AA, et al. Interspecies systems biology uncovers metabolites affecting </w:t>
      </w:r>
      <w:r w:rsidRPr="00B462B9">
        <w:rPr>
          <w:i/>
          <w:noProof/>
          <w:sz w:val="24"/>
          <w:szCs w:val="24"/>
        </w:rPr>
        <w:t>C. elegans</w:t>
      </w:r>
      <w:r w:rsidRPr="00B462B9">
        <w:rPr>
          <w:noProof/>
          <w:sz w:val="24"/>
          <w:szCs w:val="24"/>
        </w:rPr>
        <w:t xml:space="preserve"> gene expression and life history traits. Cell. 2014;156:759-70.</w:t>
      </w:r>
    </w:p>
    <w:p w14:paraId="0EE49EA8" w14:textId="77777777" w:rsidR="00D873C7" w:rsidRPr="00B462B9" w:rsidRDefault="00D873C7" w:rsidP="00D873C7">
      <w:pPr>
        <w:pStyle w:val="EndNoteBibliography"/>
        <w:rPr>
          <w:noProof/>
          <w:sz w:val="24"/>
          <w:szCs w:val="24"/>
        </w:rPr>
      </w:pPr>
      <w:r w:rsidRPr="00B462B9">
        <w:rPr>
          <w:noProof/>
          <w:sz w:val="24"/>
          <w:szCs w:val="24"/>
        </w:rPr>
        <w:t>15.</w:t>
      </w:r>
      <w:r w:rsidRPr="00B462B9">
        <w:rPr>
          <w:noProof/>
          <w:sz w:val="24"/>
          <w:szCs w:val="24"/>
        </w:rPr>
        <w:tab/>
        <w:t xml:space="preserve">Watson E, Olin-Sandoval V, Hoy MJ, Li C-H, Louisse T, Yao V, et al. Metabolic network rewiring of propionate flux compensates vitamin B12 deficiency in </w:t>
      </w:r>
      <w:r w:rsidRPr="00B462B9">
        <w:rPr>
          <w:i/>
          <w:noProof/>
          <w:sz w:val="24"/>
          <w:szCs w:val="24"/>
        </w:rPr>
        <w:t>C. elegans.</w:t>
      </w:r>
      <w:r w:rsidRPr="00B462B9">
        <w:rPr>
          <w:noProof/>
          <w:sz w:val="24"/>
          <w:szCs w:val="24"/>
        </w:rPr>
        <w:t xml:space="preserve"> Elife. 2016;5:pii: e17670.</w:t>
      </w:r>
    </w:p>
    <w:p w14:paraId="73A751F8" w14:textId="77777777" w:rsidR="00D873C7" w:rsidRPr="00B462B9" w:rsidRDefault="00D873C7" w:rsidP="00D873C7">
      <w:pPr>
        <w:pStyle w:val="EndNoteBibliography"/>
        <w:rPr>
          <w:noProof/>
          <w:sz w:val="24"/>
          <w:szCs w:val="24"/>
        </w:rPr>
      </w:pPr>
      <w:r w:rsidRPr="00B462B9">
        <w:rPr>
          <w:noProof/>
          <w:sz w:val="24"/>
          <w:szCs w:val="24"/>
        </w:rPr>
        <w:t>16.</w:t>
      </w:r>
      <w:r w:rsidRPr="00B462B9">
        <w:rPr>
          <w:noProof/>
          <w:sz w:val="24"/>
          <w:szCs w:val="24"/>
        </w:rPr>
        <w:tab/>
        <w:t>Bulcha JT, Giese GE, Ali MZ, Lee Y-U, Walker M, Holdorf AD, et al. A persistence detector for metabolic network rewiring in an animal. Cell Rep. 2019;26:460-8.</w:t>
      </w:r>
    </w:p>
    <w:p w14:paraId="7500871C" w14:textId="77777777" w:rsidR="00D873C7" w:rsidRPr="00B462B9" w:rsidRDefault="00D873C7" w:rsidP="00D873C7">
      <w:pPr>
        <w:pStyle w:val="EndNoteBibliography"/>
        <w:rPr>
          <w:noProof/>
          <w:sz w:val="24"/>
          <w:szCs w:val="24"/>
        </w:rPr>
      </w:pPr>
      <w:r w:rsidRPr="00B462B9">
        <w:rPr>
          <w:noProof/>
          <w:sz w:val="24"/>
          <w:szCs w:val="24"/>
        </w:rPr>
        <w:t>17.</w:t>
      </w:r>
      <w:r w:rsidRPr="00B462B9">
        <w:rPr>
          <w:noProof/>
          <w:sz w:val="24"/>
          <w:szCs w:val="24"/>
        </w:rPr>
        <w:tab/>
        <w:t>Sterken MG, Snoek LB, Kammenga JE, Andersen EC. The laboratory domestication of</w:t>
      </w:r>
      <w:r w:rsidRPr="00B462B9">
        <w:rPr>
          <w:i/>
          <w:noProof/>
          <w:sz w:val="24"/>
          <w:szCs w:val="24"/>
        </w:rPr>
        <w:t xml:space="preserve"> Caenorhabditis elegans</w:t>
      </w:r>
      <w:r w:rsidRPr="00B462B9">
        <w:rPr>
          <w:noProof/>
          <w:sz w:val="24"/>
          <w:szCs w:val="24"/>
        </w:rPr>
        <w:t>. Trends Genet. 2015;31(5):224-31. Epub 2015/03/26. doi: 10.1016/j.tig.2015.02.009. PubMed PMID: 25804345; PubMed Central PMCID: PMCPMC4417040.</w:t>
      </w:r>
    </w:p>
    <w:p w14:paraId="304C2C4B" w14:textId="77777777" w:rsidR="00D873C7" w:rsidRPr="00B462B9" w:rsidRDefault="00D873C7" w:rsidP="00D873C7">
      <w:pPr>
        <w:pStyle w:val="EndNoteBibliography"/>
        <w:rPr>
          <w:noProof/>
          <w:sz w:val="24"/>
          <w:szCs w:val="24"/>
        </w:rPr>
      </w:pPr>
      <w:r w:rsidRPr="00B462B9">
        <w:rPr>
          <w:noProof/>
          <w:sz w:val="24"/>
          <w:szCs w:val="24"/>
        </w:rPr>
        <w:t>18.</w:t>
      </w:r>
      <w:r w:rsidRPr="00B462B9">
        <w:rPr>
          <w:noProof/>
          <w:sz w:val="24"/>
          <w:szCs w:val="24"/>
        </w:rPr>
        <w:tab/>
        <w:t xml:space="preserve">Rockman MV, Kruglyak L. Recombinational landscape and population genomics of </w:t>
      </w:r>
      <w:r w:rsidRPr="00B462B9">
        <w:rPr>
          <w:i/>
          <w:noProof/>
          <w:sz w:val="24"/>
          <w:szCs w:val="24"/>
        </w:rPr>
        <w:t>Caenorhabditis elegans</w:t>
      </w:r>
      <w:r w:rsidRPr="00B462B9">
        <w:rPr>
          <w:noProof/>
          <w:sz w:val="24"/>
          <w:szCs w:val="24"/>
        </w:rPr>
        <w:t>. PLoS Genet. 2009;5(3):e1000419. Epub 2009/03/14. doi: 10.1371/journal.pgen.1000419. PubMed PMID: 19283065; PubMed Central PMCID: PMCPMC2652117.</w:t>
      </w:r>
    </w:p>
    <w:p w14:paraId="754BFB1B" w14:textId="77777777" w:rsidR="00D873C7" w:rsidRPr="00B462B9" w:rsidRDefault="00D873C7" w:rsidP="00D873C7">
      <w:pPr>
        <w:pStyle w:val="EndNoteBibliography"/>
        <w:rPr>
          <w:noProof/>
          <w:sz w:val="24"/>
          <w:szCs w:val="24"/>
        </w:rPr>
      </w:pPr>
      <w:r w:rsidRPr="00B462B9">
        <w:rPr>
          <w:noProof/>
          <w:sz w:val="24"/>
          <w:szCs w:val="24"/>
        </w:rPr>
        <w:t>19.</w:t>
      </w:r>
      <w:r w:rsidRPr="00B462B9">
        <w:rPr>
          <w:noProof/>
          <w:sz w:val="24"/>
          <w:szCs w:val="24"/>
        </w:rPr>
        <w:tab/>
        <w:t xml:space="preserve">Andersen EC, Gerke JP, Shapiro JA, Crissman JR, Ghosh R, Bloom JS, et al. Chromosome-scale selective sweeps shape </w:t>
      </w:r>
      <w:r w:rsidRPr="00B462B9">
        <w:rPr>
          <w:i/>
          <w:noProof/>
          <w:sz w:val="24"/>
          <w:szCs w:val="24"/>
        </w:rPr>
        <w:t xml:space="preserve">Caenorhabditis elegans </w:t>
      </w:r>
      <w:r w:rsidRPr="00B462B9">
        <w:rPr>
          <w:noProof/>
          <w:sz w:val="24"/>
          <w:szCs w:val="24"/>
        </w:rPr>
        <w:t>genomic diversity. Nat Genet. 2012;44(3):285-90. doi: 10.1038/ng.1050. PubMed PMID: 22286215; PubMed Central PMCID: PMCPMC3365839.</w:t>
      </w:r>
    </w:p>
    <w:p w14:paraId="7EED2E0B" w14:textId="77777777" w:rsidR="00D873C7" w:rsidRPr="00B462B9" w:rsidRDefault="00D873C7" w:rsidP="00D873C7">
      <w:pPr>
        <w:pStyle w:val="EndNoteBibliography"/>
        <w:rPr>
          <w:noProof/>
          <w:sz w:val="24"/>
          <w:szCs w:val="24"/>
        </w:rPr>
      </w:pPr>
      <w:r w:rsidRPr="00B462B9">
        <w:rPr>
          <w:noProof/>
          <w:sz w:val="24"/>
          <w:szCs w:val="24"/>
        </w:rPr>
        <w:t>20.</w:t>
      </w:r>
      <w:r w:rsidRPr="00B462B9">
        <w:rPr>
          <w:noProof/>
          <w:sz w:val="24"/>
          <w:szCs w:val="24"/>
        </w:rPr>
        <w:tab/>
        <w:t>Barriere A, Felix MA. High local genetic diversity and low outcrossing rate in Caenorhabditis elegans natural populations. Curr Biol. 2005;15(13):1176-84. Epub 2005/07/12. doi: 10.1016/j.cub.2005.06.022. PubMed PMID: 16005289.</w:t>
      </w:r>
    </w:p>
    <w:p w14:paraId="6C0C6A48" w14:textId="77777777" w:rsidR="00D873C7" w:rsidRPr="00B462B9" w:rsidRDefault="00D873C7" w:rsidP="00D873C7">
      <w:pPr>
        <w:pStyle w:val="EndNoteBibliography"/>
        <w:rPr>
          <w:noProof/>
          <w:sz w:val="24"/>
          <w:szCs w:val="24"/>
        </w:rPr>
      </w:pPr>
      <w:r w:rsidRPr="00B462B9">
        <w:rPr>
          <w:noProof/>
          <w:sz w:val="24"/>
          <w:szCs w:val="24"/>
        </w:rPr>
        <w:t>21.</w:t>
      </w:r>
      <w:r w:rsidRPr="00B462B9">
        <w:rPr>
          <w:noProof/>
          <w:sz w:val="24"/>
          <w:szCs w:val="24"/>
        </w:rPr>
        <w:tab/>
        <w:t>Barriere A, Felix MA. Temporal dynamics and linkage disequilibrium in natural Caenorhabditis elegans populations. Genetics. 2007;176(2):999-1011. Epub 2007/04/06. doi: 10.1534/genetics.106.067223. PubMed PMID: 17409084; PubMed Central PMCID: PMCPMC1894625.</w:t>
      </w:r>
    </w:p>
    <w:p w14:paraId="335649F6" w14:textId="77777777" w:rsidR="00D873C7" w:rsidRPr="00B462B9" w:rsidRDefault="00D873C7" w:rsidP="00D873C7">
      <w:pPr>
        <w:pStyle w:val="EndNoteBibliography"/>
        <w:rPr>
          <w:noProof/>
          <w:sz w:val="24"/>
          <w:szCs w:val="24"/>
        </w:rPr>
      </w:pPr>
      <w:r w:rsidRPr="00B462B9">
        <w:rPr>
          <w:noProof/>
          <w:sz w:val="24"/>
          <w:szCs w:val="24"/>
        </w:rPr>
        <w:t>22.</w:t>
      </w:r>
      <w:r w:rsidRPr="00B462B9">
        <w:rPr>
          <w:noProof/>
          <w:sz w:val="24"/>
          <w:szCs w:val="24"/>
        </w:rPr>
        <w:tab/>
        <w:t xml:space="preserve">Dolgin ES, Felix MA, Cutter AD. Hakuna Nematoda: genetic and phenotypic diversity in African isolates of </w:t>
      </w:r>
      <w:r w:rsidRPr="00B462B9">
        <w:rPr>
          <w:i/>
          <w:noProof/>
          <w:sz w:val="24"/>
          <w:szCs w:val="24"/>
        </w:rPr>
        <w:t>Caenorhabditis elegans</w:t>
      </w:r>
      <w:r w:rsidRPr="00B462B9">
        <w:rPr>
          <w:noProof/>
          <w:sz w:val="24"/>
          <w:szCs w:val="24"/>
        </w:rPr>
        <w:t xml:space="preserve"> and </w:t>
      </w:r>
      <w:r w:rsidRPr="00B462B9">
        <w:rPr>
          <w:i/>
          <w:noProof/>
          <w:sz w:val="24"/>
          <w:szCs w:val="24"/>
        </w:rPr>
        <w:t>C. briggsae</w:t>
      </w:r>
      <w:r w:rsidRPr="00B462B9">
        <w:rPr>
          <w:noProof/>
          <w:sz w:val="24"/>
          <w:szCs w:val="24"/>
        </w:rPr>
        <w:t xml:space="preserve">. Heredity (Edinb). </w:t>
      </w:r>
      <w:r w:rsidRPr="00B462B9">
        <w:rPr>
          <w:noProof/>
          <w:sz w:val="24"/>
          <w:szCs w:val="24"/>
        </w:rPr>
        <w:lastRenderedPageBreak/>
        <w:t>2008;100(3):304-15. Epub 2007/12/13. doi: 10.1038/sj.hdy.6801079. PubMed PMID: 18073782.</w:t>
      </w:r>
    </w:p>
    <w:p w14:paraId="10603B4F" w14:textId="77777777" w:rsidR="00D873C7" w:rsidRPr="00B462B9" w:rsidRDefault="00D873C7" w:rsidP="00D873C7">
      <w:pPr>
        <w:pStyle w:val="EndNoteBibliography"/>
        <w:rPr>
          <w:noProof/>
          <w:sz w:val="24"/>
          <w:szCs w:val="24"/>
        </w:rPr>
      </w:pPr>
      <w:r w:rsidRPr="00B462B9">
        <w:rPr>
          <w:noProof/>
          <w:sz w:val="24"/>
          <w:szCs w:val="24"/>
        </w:rPr>
        <w:t>23.</w:t>
      </w:r>
      <w:r w:rsidRPr="00B462B9">
        <w:rPr>
          <w:noProof/>
          <w:sz w:val="24"/>
          <w:szCs w:val="24"/>
        </w:rPr>
        <w:tab/>
        <w:t>Petersen C, Saebelfeld M, Barbosa C, Pees B, Hermann RJ, Schalkowski R, et al. Ten years of life in compost: temporal and spatial variation of North German</w:t>
      </w:r>
      <w:r w:rsidRPr="00B462B9">
        <w:rPr>
          <w:i/>
          <w:noProof/>
          <w:sz w:val="24"/>
          <w:szCs w:val="24"/>
        </w:rPr>
        <w:t xml:space="preserve"> Caenorhabditis elegans</w:t>
      </w:r>
      <w:r w:rsidRPr="00B462B9">
        <w:rPr>
          <w:noProof/>
          <w:sz w:val="24"/>
          <w:szCs w:val="24"/>
        </w:rPr>
        <w:t xml:space="preserve"> populations. Ecol Evol. 2015;5(16):3250-63. Epub 2015/09/19. doi: 10.1002/ece3.1605. PubMed PMID: 26380661; PubMed Central PMCID: PMCPMC4569023.</w:t>
      </w:r>
    </w:p>
    <w:p w14:paraId="56D0107A" w14:textId="77777777" w:rsidR="00D873C7" w:rsidRPr="00B462B9" w:rsidRDefault="00D873C7" w:rsidP="00D873C7">
      <w:pPr>
        <w:pStyle w:val="EndNoteBibliography"/>
        <w:rPr>
          <w:noProof/>
          <w:sz w:val="24"/>
          <w:szCs w:val="24"/>
        </w:rPr>
      </w:pPr>
      <w:r w:rsidRPr="00B462B9">
        <w:rPr>
          <w:noProof/>
          <w:sz w:val="24"/>
          <w:szCs w:val="24"/>
        </w:rPr>
        <w:t>24.</w:t>
      </w:r>
      <w:r w:rsidRPr="00B462B9">
        <w:rPr>
          <w:noProof/>
          <w:sz w:val="24"/>
          <w:szCs w:val="24"/>
        </w:rPr>
        <w:tab/>
        <w:t xml:space="preserve">Reddy KC, Andersen EC, Kruglyak L, Kim DH. A polymorphism in </w:t>
      </w:r>
      <w:r w:rsidRPr="00B462B9">
        <w:rPr>
          <w:i/>
          <w:noProof/>
          <w:sz w:val="24"/>
          <w:szCs w:val="24"/>
        </w:rPr>
        <w:t>npr-1 i</w:t>
      </w:r>
      <w:r w:rsidRPr="00B462B9">
        <w:rPr>
          <w:noProof/>
          <w:sz w:val="24"/>
          <w:szCs w:val="24"/>
        </w:rPr>
        <w:t>s a behavioral determinant of pathogen susceptibility in</w:t>
      </w:r>
      <w:r w:rsidRPr="00B462B9">
        <w:rPr>
          <w:i/>
          <w:noProof/>
          <w:sz w:val="24"/>
          <w:szCs w:val="24"/>
        </w:rPr>
        <w:t xml:space="preserve"> C. elegans</w:t>
      </w:r>
      <w:r w:rsidRPr="00B462B9">
        <w:rPr>
          <w:noProof/>
          <w:sz w:val="24"/>
          <w:szCs w:val="24"/>
        </w:rPr>
        <w:t>. Science. 2009;323(5912):382-4. doi: 10.1126/science.1166527. PubMed PMID: 19150845; PubMed Central PMCID: PMCPMC2748219.</w:t>
      </w:r>
    </w:p>
    <w:p w14:paraId="0714FCCE" w14:textId="77777777" w:rsidR="00D873C7" w:rsidRPr="00B462B9" w:rsidRDefault="00D873C7" w:rsidP="00D873C7">
      <w:pPr>
        <w:pStyle w:val="EndNoteBibliography"/>
        <w:rPr>
          <w:noProof/>
          <w:sz w:val="24"/>
          <w:szCs w:val="24"/>
        </w:rPr>
      </w:pPr>
      <w:r w:rsidRPr="00B462B9">
        <w:rPr>
          <w:noProof/>
          <w:sz w:val="24"/>
          <w:szCs w:val="24"/>
        </w:rPr>
        <w:t>25.</w:t>
      </w:r>
      <w:r w:rsidRPr="00B462B9">
        <w:rPr>
          <w:noProof/>
          <w:sz w:val="24"/>
          <w:szCs w:val="24"/>
        </w:rPr>
        <w:tab/>
        <w:t xml:space="preserve">Ghosh R, Andersen EC, Shapiro JA, Gerke JP, Kruglyak L. Natural variation in a chloride channel subunit confers avermectin resistance in </w:t>
      </w:r>
      <w:r w:rsidRPr="00B462B9">
        <w:rPr>
          <w:i/>
          <w:noProof/>
          <w:sz w:val="24"/>
          <w:szCs w:val="24"/>
        </w:rPr>
        <w:t>C. elegans</w:t>
      </w:r>
      <w:r w:rsidRPr="00B462B9">
        <w:rPr>
          <w:noProof/>
          <w:sz w:val="24"/>
          <w:szCs w:val="24"/>
        </w:rPr>
        <w:t>. Science. 2012;335(6068):574-8. doi: 10.1126/science.1214318. PubMed PMID: 22301316; PubMed Central PMCID: PMCPMC3273849.</w:t>
      </w:r>
    </w:p>
    <w:p w14:paraId="4B330E34" w14:textId="77777777" w:rsidR="00D873C7" w:rsidRPr="00B462B9" w:rsidRDefault="00D873C7" w:rsidP="00D873C7">
      <w:pPr>
        <w:pStyle w:val="EndNoteBibliography"/>
        <w:rPr>
          <w:noProof/>
          <w:sz w:val="24"/>
          <w:szCs w:val="24"/>
        </w:rPr>
      </w:pPr>
      <w:r w:rsidRPr="00B462B9">
        <w:rPr>
          <w:noProof/>
          <w:sz w:val="24"/>
          <w:szCs w:val="24"/>
        </w:rPr>
        <w:t>26.</w:t>
      </w:r>
      <w:r w:rsidRPr="00B462B9">
        <w:rPr>
          <w:noProof/>
          <w:sz w:val="24"/>
          <w:szCs w:val="24"/>
        </w:rPr>
        <w:tab/>
        <w:t>Zdraljevic S, Strand C, Seidel HS, Cook DE, Doench JG, Andersen EC. Natural variation in a single amino acid substitution underlies physiological responses to topoisomerase II poisons. PLoS Genet. 2017;13(7):e1006891. Epub 2017/07/13. doi: 10.1371/journal.pgen.1006891. PubMed PMID: 28700616; PubMed Central PMCID: PMCPMC5529024.</w:t>
      </w:r>
    </w:p>
    <w:p w14:paraId="00B4B08B" w14:textId="77777777" w:rsidR="00D873C7" w:rsidRPr="00B462B9" w:rsidRDefault="00D873C7" w:rsidP="00D873C7">
      <w:pPr>
        <w:pStyle w:val="EndNoteBibliography"/>
        <w:rPr>
          <w:noProof/>
          <w:sz w:val="24"/>
          <w:szCs w:val="24"/>
        </w:rPr>
      </w:pPr>
      <w:r w:rsidRPr="00B462B9">
        <w:rPr>
          <w:noProof/>
          <w:sz w:val="24"/>
          <w:szCs w:val="24"/>
        </w:rPr>
        <w:t>27.</w:t>
      </w:r>
      <w:r w:rsidRPr="00B462B9">
        <w:rPr>
          <w:noProof/>
          <w:sz w:val="24"/>
          <w:szCs w:val="24"/>
        </w:rPr>
        <w:tab/>
        <w:t xml:space="preserve">Brady SC, Zdraljevic S, Bisaga KW, Tanny RE, Cook DE, Lee D, et al. A Novel Gene Underlies Bleomycin-Response Variation in </w:t>
      </w:r>
      <w:r w:rsidRPr="00B462B9">
        <w:rPr>
          <w:i/>
          <w:noProof/>
          <w:sz w:val="24"/>
          <w:szCs w:val="24"/>
        </w:rPr>
        <w:t>Caenorhabditis elegans</w:t>
      </w:r>
      <w:r w:rsidRPr="00B462B9">
        <w:rPr>
          <w:noProof/>
          <w:sz w:val="24"/>
          <w:szCs w:val="24"/>
        </w:rPr>
        <w:t>. Genetics. 2019;212(4):1453-68. Epub 2019/06/07. doi: 10.1534/genetics.119.302286. PubMed PMID: 31171655; PubMed Central PMCID: PMCPMC6707474.</w:t>
      </w:r>
    </w:p>
    <w:p w14:paraId="2EE57B32" w14:textId="77777777" w:rsidR="00D873C7" w:rsidRPr="00B462B9" w:rsidRDefault="00D873C7" w:rsidP="00D873C7">
      <w:pPr>
        <w:pStyle w:val="EndNoteBibliography"/>
        <w:rPr>
          <w:noProof/>
          <w:sz w:val="24"/>
          <w:szCs w:val="24"/>
        </w:rPr>
      </w:pPr>
      <w:r w:rsidRPr="00B462B9">
        <w:rPr>
          <w:noProof/>
          <w:sz w:val="24"/>
          <w:szCs w:val="24"/>
        </w:rPr>
        <w:t>28.</w:t>
      </w:r>
      <w:r w:rsidRPr="00B462B9">
        <w:rPr>
          <w:noProof/>
          <w:sz w:val="24"/>
          <w:szCs w:val="24"/>
        </w:rPr>
        <w:tab/>
        <w:t>Greene JS, Brown M, Dobosiewicz M, Ishida IG, Macosko EZ, Zhang X, et al. Balancing selection shapes density-dependent foraging behaviour. Nature. 2016;539(7628):254-8. doi: 10.1038/nature19848. PubMed PMID: 27799655; PubMed Central PMCID: PMCPMC5161598.</w:t>
      </w:r>
    </w:p>
    <w:p w14:paraId="34B3F792" w14:textId="77777777" w:rsidR="00D873C7" w:rsidRPr="00B462B9" w:rsidRDefault="00D873C7" w:rsidP="00D873C7">
      <w:pPr>
        <w:pStyle w:val="EndNoteBibliography"/>
        <w:rPr>
          <w:noProof/>
          <w:sz w:val="24"/>
          <w:szCs w:val="24"/>
        </w:rPr>
      </w:pPr>
      <w:r w:rsidRPr="00B462B9">
        <w:rPr>
          <w:noProof/>
          <w:sz w:val="24"/>
          <w:szCs w:val="24"/>
        </w:rPr>
        <w:t>29.</w:t>
      </w:r>
      <w:r w:rsidRPr="00B462B9">
        <w:rPr>
          <w:noProof/>
          <w:sz w:val="24"/>
          <w:szCs w:val="24"/>
        </w:rPr>
        <w:tab/>
        <w:t xml:space="preserve">Burga A, Ben-David E, Lemus Vergara T, Boocock J, Kruglyak L. Fast genetic mapping of complex traits in </w:t>
      </w:r>
      <w:r w:rsidRPr="00B462B9">
        <w:rPr>
          <w:i/>
          <w:noProof/>
          <w:sz w:val="24"/>
          <w:szCs w:val="24"/>
        </w:rPr>
        <w:t>C. elegans</w:t>
      </w:r>
      <w:r w:rsidRPr="00B462B9">
        <w:rPr>
          <w:noProof/>
          <w:sz w:val="24"/>
          <w:szCs w:val="24"/>
        </w:rPr>
        <w:t xml:space="preserve"> using millions of individuals in bulk. Nat Commun. 2019;10(1):2680. Epub 2019/06/20. doi: 10.1038/s41467-019-10636-9. PubMed PMID: 31213597; PubMed Central PMCID: PMCPMC6582151.</w:t>
      </w:r>
    </w:p>
    <w:p w14:paraId="772D692D" w14:textId="77777777" w:rsidR="00D873C7" w:rsidRPr="00B462B9" w:rsidRDefault="00D873C7" w:rsidP="00D873C7">
      <w:pPr>
        <w:pStyle w:val="EndNoteBibliography"/>
        <w:rPr>
          <w:noProof/>
          <w:sz w:val="24"/>
          <w:szCs w:val="24"/>
        </w:rPr>
      </w:pPr>
      <w:r w:rsidRPr="00B462B9">
        <w:rPr>
          <w:noProof/>
          <w:sz w:val="24"/>
          <w:szCs w:val="24"/>
        </w:rPr>
        <w:t>30.</w:t>
      </w:r>
      <w:r w:rsidRPr="00B462B9">
        <w:rPr>
          <w:noProof/>
          <w:sz w:val="24"/>
          <w:szCs w:val="24"/>
        </w:rPr>
        <w:tab/>
        <w:t xml:space="preserve">Gao AW, Sterken MG, Uit de Bos J, van Creij J, Kamble R, Snoek BL, et al. Natural genetic variation in </w:t>
      </w:r>
      <w:r w:rsidRPr="00B462B9">
        <w:rPr>
          <w:i/>
          <w:noProof/>
          <w:sz w:val="24"/>
          <w:szCs w:val="24"/>
        </w:rPr>
        <w:t>C. elegans</w:t>
      </w:r>
      <w:r w:rsidRPr="00B462B9">
        <w:rPr>
          <w:noProof/>
          <w:sz w:val="24"/>
          <w:szCs w:val="24"/>
        </w:rPr>
        <w:t xml:space="preserve"> identified genomic loci controlling metabolite levels. Genome Res. 2018;28(9):1296-308. Epub 2018/08/16. doi: 10.1101/gr.232322.117. PubMed PMID: 30108180; PubMed Central PMCID: PMCPMC6120624.</w:t>
      </w:r>
    </w:p>
    <w:p w14:paraId="2428D055" w14:textId="77777777" w:rsidR="00D873C7" w:rsidRPr="00B462B9" w:rsidRDefault="00D873C7" w:rsidP="00D873C7">
      <w:pPr>
        <w:pStyle w:val="EndNoteBibliography"/>
        <w:rPr>
          <w:noProof/>
          <w:sz w:val="24"/>
          <w:szCs w:val="24"/>
        </w:rPr>
      </w:pPr>
      <w:r w:rsidRPr="00B462B9">
        <w:rPr>
          <w:noProof/>
          <w:sz w:val="24"/>
          <w:szCs w:val="24"/>
        </w:rPr>
        <w:t>31.</w:t>
      </w:r>
      <w:r w:rsidRPr="00B462B9">
        <w:rPr>
          <w:noProof/>
          <w:sz w:val="24"/>
          <w:szCs w:val="24"/>
        </w:rPr>
        <w:tab/>
        <w:t xml:space="preserve">Cook DE, Zdraljevic S, Roberts JP, Andersen EC. CeNDR, the </w:t>
      </w:r>
      <w:r w:rsidRPr="00B462B9">
        <w:rPr>
          <w:i/>
          <w:noProof/>
          <w:sz w:val="24"/>
          <w:szCs w:val="24"/>
        </w:rPr>
        <w:t xml:space="preserve">Caenorhabditis elegans </w:t>
      </w:r>
      <w:r w:rsidRPr="00B462B9">
        <w:rPr>
          <w:noProof/>
          <w:sz w:val="24"/>
          <w:szCs w:val="24"/>
        </w:rPr>
        <w:t>natural diversity resource. Nucleic Acids Res. 2017;45(D1):D650-D7. doi: 10.1093/nar/gkw893. PubMed PMID: 27701074; PubMed Central PMCID: PMCPMC5210618.</w:t>
      </w:r>
    </w:p>
    <w:p w14:paraId="4CCD1B2E" w14:textId="77777777" w:rsidR="00D873C7" w:rsidRPr="00B462B9" w:rsidRDefault="00D873C7" w:rsidP="00D873C7">
      <w:pPr>
        <w:pStyle w:val="EndNoteBibliography"/>
        <w:rPr>
          <w:noProof/>
          <w:sz w:val="24"/>
          <w:szCs w:val="24"/>
        </w:rPr>
      </w:pPr>
      <w:r w:rsidRPr="00B462B9">
        <w:rPr>
          <w:noProof/>
          <w:sz w:val="24"/>
          <w:szCs w:val="24"/>
        </w:rPr>
        <w:t>32.</w:t>
      </w:r>
      <w:r w:rsidRPr="00B462B9">
        <w:rPr>
          <w:noProof/>
          <w:sz w:val="24"/>
          <w:szCs w:val="24"/>
        </w:rPr>
        <w:tab/>
        <w:t>Jones KL, Schwarze U, Adam MP, Byers PH, Mefford HC. A homozygous B3GAT3 mutation causes a severe syndrome with multiple fractures, expanding the phenotype of linkeropathy syndromes. Am J Med Genet A. 2015;167A(11):2691-6. Epub 2015/06/19. doi: 10.1002/ajmg.a.37209. PubMed PMID: 26086840; PubMed Central PMCID: PMCPMC4654953.</w:t>
      </w:r>
    </w:p>
    <w:p w14:paraId="7398866E" w14:textId="77777777" w:rsidR="00D873C7" w:rsidRPr="00B462B9" w:rsidRDefault="00D873C7" w:rsidP="00D873C7">
      <w:pPr>
        <w:pStyle w:val="EndNoteBibliography"/>
        <w:rPr>
          <w:noProof/>
          <w:sz w:val="24"/>
          <w:szCs w:val="24"/>
        </w:rPr>
      </w:pPr>
      <w:r w:rsidRPr="00B462B9">
        <w:rPr>
          <w:noProof/>
          <w:sz w:val="24"/>
          <w:szCs w:val="24"/>
        </w:rPr>
        <w:lastRenderedPageBreak/>
        <w:t>33.</w:t>
      </w:r>
      <w:r w:rsidRPr="00B462B9">
        <w:rPr>
          <w:noProof/>
          <w:sz w:val="24"/>
          <w:szCs w:val="24"/>
        </w:rPr>
        <w:tab/>
        <w:t>Rowland A, Miners JO, Mackenzie PI. The UDP-glucuronosyltransferases: their role in drug metabolism and detoxification. Int J Biochem Cell Biol. 2013;45(6):1121-32. Epub 2013/03/19. doi: 10.1016/j.biocel.2013.02.019. PubMed PMID: 23500526.</w:t>
      </w:r>
    </w:p>
    <w:p w14:paraId="3D6A182E" w14:textId="77777777" w:rsidR="00D873C7" w:rsidRPr="00B462B9" w:rsidRDefault="00D873C7" w:rsidP="00D873C7">
      <w:pPr>
        <w:pStyle w:val="EndNoteBibliography"/>
        <w:rPr>
          <w:noProof/>
          <w:sz w:val="24"/>
          <w:szCs w:val="24"/>
        </w:rPr>
      </w:pPr>
      <w:r w:rsidRPr="00B462B9">
        <w:rPr>
          <w:noProof/>
          <w:sz w:val="24"/>
          <w:szCs w:val="24"/>
        </w:rPr>
        <w:t>34.</w:t>
      </w:r>
      <w:r w:rsidRPr="00B462B9">
        <w:rPr>
          <w:noProof/>
          <w:sz w:val="24"/>
          <w:szCs w:val="24"/>
        </w:rPr>
        <w:tab/>
        <w:t>Wu MC, Lee S, Cai T, Li Y, Boehnke M, Lin X. Rare-variant association testing for sequencing data with the sequence kernel association test. Am J Hum Genet. 2011;89(1):82-93. Epub 2011/07/09. doi: 10.1016/j.ajhg.2011.05.029. PubMed PMID: 21737059; PubMed Central PMCID: PMCPMC3135811.</w:t>
      </w:r>
    </w:p>
    <w:p w14:paraId="2A2E7E0B" w14:textId="77777777" w:rsidR="00D873C7" w:rsidRPr="00B462B9" w:rsidRDefault="00D873C7" w:rsidP="00D873C7">
      <w:pPr>
        <w:pStyle w:val="EndNoteBibliography"/>
        <w:rPr>
          <w:noProof/>
          <w:sz w:val="24"/>
          <w:szCs w:val="24"/>
        </w:rPr>
      </w:pPr>
      <w:r w:rsidRPr="00B462B9">
        <w:rPr>
          <w:noProof/>
          <w:sz w:val="24"/>
          <w:szCs w:val="24"/>
        </w:rPr>
        <w:t>35.</w:t>
      </w:r>
      <w:r w:rsidRPr="00B462B9">
        <w:rPr>
          <w:noProof/>
          <w:sz w:val="24"/>
          <w:szCs w:val="24"/>
        </w:rPr>
        <w:tab/>
        <w:t xml:space="preserve">Seidel HS, Rockman MV, Kruglyak L. Widespread genetic incompatibility in </w:t>
      </w:r>
      <w:r w:rsidRPr="00B462B9">
        <w:rPr>
          <w:i/>
          <w:noProof/>
          <w:sz w:val="24"/>
          <w:szCs w:val="24"/>
        </w:rPr>
        <w:t xml:space="preserve">C. elegans </w:t>
      </w:r>
      <w:r w:rsidRPr="00B462B9">
        <w:rPr>
          <w:noProof/>
          <w:sz w:val="24"/>
          <w:szCs w:val="24"/>
        </w:rPr>
        <w:t>maintained by balancing selection. Science. 2008;319(5863):589-94. Epub 2008/01/12. doi: 10.1126/science.1151107. PubMed PMID: 18187622; PubMed Central PMCID: PMCPMC2421010.</w:t>
      </w:r>
    </w:p>
    <w:p w14:paraId="54A643F6" w14:textId="77777777" w:rsidR="00D873C7" w:rsidRPr="00B462B9" w:rsidRDefault="00D873C7" w:rsidP="00D873C7">
      <w:pPr>
        <w:pStyle w:val="EndNoteBibliography"/>
        <w:rPr>
          <w:noProof/>
          <w:sz w:val="24"/>
          <w:szCs w:val="24"/>
        </w:rPr>
      </w:pPr>
      <w:r w:rsidRPr="00B462B9">
        <w:rPr>
          <w:noProof/>
          <w:sz w:val="24"/>
          <w:szCs w:val="24"/>
        </w:rPr>
        <w:t>36.</w:t>
      </w:r>
      <w:r w:rsidRPr="00B462B9">
        <w:rPr>
          <w:noProof/>
          <w:sz w:val="24"/>
          <w:szCs w:val="24"/>
        </w:rPr>
        <w:tab/>
        <w:t xml:space="preserve">Ben-David E, Burga A, Kruglyak L. A maternal-effect selfish genetic element in </w:t>
      </w:r>
      <w:r w:rsidRPr="00B462B9">
        <w:rPr>
          <w:i/>
          <w:noProof/>
          <w:sz w:val="24"/>
          <w:szCs w:val="24"/>
        </w:rPr>
        <w:t>Caenorhabditis elegans</w:t>
      </w:r>
      <w:r w:rsidRPr="00B462B9">
        <w:rPr>
          <w:noProof/>
          <w:sz w:val="24"/>
          <w:szCs w:val="24"/>
        </w:rPr>
        <w:t>. Science. 2017;356(6342):1051-5. Epub 2017/05/13. doi: 10.1126/science.aan0621. PubMed PMID: 28495877; PubMed Central PMCID: PMCPMC6251971.</w:t>
      </w:r>
    </w:p>
    <w:p w14:paraId="098A17A7" w14:textId="77777777" w:rsidR="00D873C7" w:rsidRPr="00B462B9" w:rsidRDefault="00D873C7" w:rsidP="00D873C7">
      <w:pPr>
        <w:pStyle w:val="EndNoteBibliography"/>
        <w:rPr>
          <w:noProof/>
          <w:sz w:val="24"/>
          <w:szCs w:val="24"/>
        </w:rPr>
      </w:pPr>
      <w:r w:rsidRPr="00B462B9">
        <w:rPr>
          <w:noProof/>
          <w:sz w:val="24"/>
          <w:szCs w:val="24"/>
        </w:rPr>
        <w:t>37.</w:t>
      </w:r>
      <w:r w:rsidRPr="00B462B9">
        <w:rPr>
          <w:noProof/>
          <w:sz w:val="24"/>
          <w:szCs w:val="24"/>
        </w:rPr>
        <w:tab/>
        <w:t xml:space="preserve">Kim H, Ishidate T, Ghanta KS, Seth M, Conte D, Jr., Shirayama M, et al. A co-CRISPR strategy for efficient genome editing in </w:t>
      </w:r>
      <w:r w:rsidRPr="00B462B9">
        <w:rPr>
          <w:i/>
          <w:noProof/>
          <w:sz w:val="24"/>
          <w:szCs w:val="24"/>
        </w:rPr>
        <w:t>Caenorhabditis elegans</w:t>
      </w:r>
      <w:r w:rsidRPr="00B462B9">
        <w:rPr>
          <w:noProof/>
          <w:sz w:val="24"/>
          <w:szCs w:val="24"/>
        </w:rPr>
        <w:t>. Genetics. 2014;197(4):1069-80. doi: 10.1534/genetics.114.166389. PubMed PMID: 24879462; PubMed Central PMCID: PMC4125384.</w:t>
      </w:r>
    </w:p>
    <w:p w14:paraId="11BA08A2" w14:textId="77777777" w:rsidR="00D873C7" w:rsidRPr="00B462B9" w:rsidRDefault="00D873C7" w:rsidP="00D873C7">
      <w:pPr>
        <w:pStyle w:val="EndNoteBibliography"/>
        <w:rPr>
          <w:noProof/>
          <w:sz w:val="24"/>
          <w:szCs w:val="24"/>
        </w:rPr>
      </w:pPr>
      <w:r w:rsidRPr="00B462B9">
        <w:rPr>
          <w:noProof/>
          <w:sz w:val="24"/>
          <w:szCs w:val="24"/>
        </w:rPr>
        <w:t>38.</w:t>
      </w:r>
      <w:r w:rsidRPr="00B462B9">
        <w:rPr>
          <w:noProof/>
          <w:sz w:val="24"/>
          <w:szCs w:val="24"/>
        </w:rPr>
        <w:tab/>
        <w:t>Lee D, Zdraljevic S, Cook DE, Frezal L, Hsu JC, Sterken MG, et al. Selection and gene flow shape niche-associated variation in pheromone response. Nat Ecol Evol. 2019;3(10):1455-63. Epub 2019/09/25. doi: 10.1038/s41559-019-0982-3. PubMed PMID: 31548647; PubMed Central PMCID: PMCPMC6764921.</w:t>
      </w:r>
    </w:p>
    <w:p w14:paraId="28E9F3B6" w14:textId="77777777" w:rsidR="00D873C7" w:rsidRPr="00B462B9" w:rsidRDefault="00D873C7" w:rsidP="00D873C7">
      <w:pPr>
        <w:pStyle w:val="EndNoteBibliography"/>
        <w:rPr>
          <w:noProof/>
          <w:sz w:val="24"/>
          <w:szCs w:val="24"/>
        </w:rPr>
      </w:pPr>
      <w:r w:rsidRPr="00B462B9">
        <w:rPr>
          <w:noProof/>
          <w:sz w:val="24"/>
          <w:szCs w:val="24"/>
        </w:rPr>
        <w:t>39.</w:t>
      </w:r>
      <w:r w:rsidRPr="00B462B9">
        <w:rPr>
          <w:noProof/>
          <w:sz w:val="24"/>
          <w:szCs w:val="24"/>
        </w:rPr>
        <w:tab/>
        <w:t>Thomas JH. Adaptive evolution in two large families of ubiquitin-ligase adapters in nematodes and plants. Genome Res. 2006;16(8):1017-30. Epub 2006/07/11. doi: 10.1101/gr.5089806. PubMed PMID: 16825662; PubMed Central PMCID: PMCPMC1524861.</w:t>
      </w:r>
    </w:p>
    <w:p w14:paraId="3237642F" w14:textId="77777777" w:rsidR="00D873C7" w:rsidRPr="00B462B9" w:rsidRDefault="00D873C7" w:rsidP="00D873C7">
      <w:pPr>
        <w:pStyle w:val="EndNoteBibliography"/>
        <w:rPr>
          <w:noProof/>
          <w:sz w:val="24"/>
          <w:szCs w:val="24"/>
        </w:rPr>
      </w:pPr>
      <w:r w:rsidRPr="00B462B9">
        <w:rPr>
          <w:noProof/>
          <w:sz w:val="24"/>
          <w:szCs w:val="24"/>
        </w:rPr>
        <w:t>40.</w:t>
      </w:r>
      <w:r w:rsidRPr="00B462B9">
        <w:rPr>
          <w:noProof/>
          <w:sz w:val="24"/>
          <w:szCs w:val="24"/>
        </w:rPr>
        <w:tab/>
        <w:t xml:space="preserve">Thomas JH, Robertson HM. The </w:t>
      </w:r>
      <w:r w:rsidRPr="00B462B9">
        <w:rPr>
          <w:i/>
          <w:noProof/>
          <w:sz w:val="24"/>
          <w:szCs w:val="24"/>
        </w:rPr>
        <w:t xml:space="preserve">Caenorhabditis </w:t>
      </w:r>
      <w:r w:rsidRPr="00B462B9">
        <w:rPr>
          <w:noProof/>
          <w:sz w:val="24"/>
          <w:szCs w:val="24"/>
        </w:rPr>
        <w:t>chemoreceptor gene families. BMC Biol. 2008;6:42. Epub 2008/10/08. doi: 10.1186/1741-7007-6-42. PubMed PMID: 18837995; PubMed Central PMCID: PMCPMC2576165.</w:t>
      </w:r>
    </w:p>
    <w:p w14:paraId="120B3B77" w14:textId="77777777" w:rsidR="00D873C7" w:rsidRPr="00B462B9" w:rsidRDefault="00D873C7" w:rsidP="00D873C7">
      <w:pPr>
        <w:pStyle w:val="EndNoteBibliography"/>
        <w:rPr>
          <w:noProof/>
          <w:sz w:val="24"/>
          <w:szCs w:val="24"/>
        </w:rPr>
      </w:pPr>
      <w:r w:rsidRPr="00B462B9">
        <w:rPr>
          <w:noProof/>
          <w:sz w:val="24"/>
          <w:szCs w:val="24"/>
        </w:rPr>
        <w:t>41.</w:t>
      </w:r>
      <w:r w:rsidRPr="00B462B9">
        <w:rPr>
          <w:noProof/>
          <w:sz w:val="24"/>
          <w:szCs w:val="24"/>
        </w:rPr>
        <w:tab/>
        <w:t xml:space="preserve">Stevens L, Felix MA, Beltran T, Braendle C, Caurcel C, Fausett S, et al. Comparative genomics of 10 new </w:t>
      </w:r>
      <w:r w:rsidRPr="00B462B9">
        <w:rPr>
          <w:i/>
          <w:noProof/>
          <w:sz w:val="24"/>
          <w:szCs w:val="24"/>
        </w:rPr>
        <w:t>Caenorhabditis</w:t>
      </w:r>
      <w:r w:rsidRPr="00B462B9">
        <w:rPr>
          <w:noProof/>
          <w:sz w:val="24"/>
          <w:szCs w:val="24"/>
        </w:rPr>
        <w:t xml:space="preserve"> species. Evol Lett. 2019;3(2):217-36. Epub 2019/04/23. doi: 10.1002/evl3.110. PubMed PMID: 31007946; PubMed Central PMCID: PMCPMC6457397.</w:t>
      </w:r>
    </w:p>
    <w:p w14:paraId="53F4F648" w14:textId="77777777" w:rsidR="00D873C7" w:rsidRPr="00B462B9" w:rsidRDefault="00D873C7" w:rsidP="00D873C7">
      <w:pPr>
        <w:pStyle w:val="EndNoteBibliography"/>
        <w:rPr>
          <w:noProof/>
          <w:sz w:val="24"/>
          <w:szCs w:val="24"/>
        </w:rPr>
      </w:pPr>
      <w:r w:rsidRPr="00B462B9">
        <w:rPr>
          <w:noProof/>
          <w:sz w:val="24"/>
          <w:szCs w:val="24"/>
        </w:rPr>
        <w:t>42.</w:t>
      </w:r>
      <w:r w:rsidRPr="00B462B9">
        <w:rPr>
          <w:noProof/>
          <w:sz w:val="24"/>
          <w:szCs w:val="24"/>
        </w:rPr>
        <w:tab/>
        <w:t>Jancova P, Anzenbacher P, Anzenbacherova E. Phase II drug metabolizing enzymes. Biomed Pap Med Fac Univ Palacky Olomouc Czech Repub. 2010;154(2):103-16. Epub 2010/07/30. doi: 10.5507/bp.2010.017. PubMed PMID: 20668491.</w:t>
      </w:r>
    </w:p>
    <w:p w14:paraId="77990EE1" w14:textId="77777777" w:rsidR="00D873C7" w:rsidRPr="00B462B9" w:rsidRDefault="00D873C7" w:rsidP="00D873C7">
      <w:pPr>
        <w:pStyle w:val="EndNoteBibliography"/>
        <w:rPr>
          <w:noProof/>
          <w:sz w:val="24"/>
          <w:szCs w:val="24"/>
        </w:rPr>
      </w:pPr>
      <w:r w:rsidRPr="00B462B9">
        <w:rPr>
          <w:noProof/>
          <w:sz w:val="24"/>
          <w:szCs w:val="24"/>
        </w:rPr>
        <w:t>43.</w:t>
      </w:r>
      <w:r w:rsidRPr="00B462B9">
        <w:rPr>
          <w:noProof/>
          <w:sz w:val="24"/>
          <w:szCs w:val="24"/>
        </w:rPr>
        <w:tab/>
        <w:t xml:space="preserve">Zdraljevic S, Fox BW, Strand C, Panda O, Tenjo FJ, Brady SC, et al. Natural variation in </w:t>
      </w:r>
      <w:r w:rsidRPr="00B462B9">
        <w:rPr>
          <w:i/>
          <w:noProof/>
          <w:sz w:val="24"/>
          <w:szCs w:val="24"/>
        </w:rPr>
        <w:t>C. elegans</w:t>
      </w:r>
      <w:r w:rsidRPr="00B462B9">
        <w:rPr>
          <w:noProof/>
          <w:sz w:val="24"/>
          <w:szCs w:val="24"/>
        </w:rPr>
        <w:t xml:space="preserve"> arsenic toxicity is explained by differences in branched chain amino acid metabolism. Elife. 2019;8. Epub 2019/04/09. doi: 10.7554/eLife.40260. PubMed PMID: 30958264; PubMed Central PMCID: PMCPMC6453569.</w:t>
      </w:r>
    </w:p>
    <w:p w14:paraId="45DCCF11" w14:textId="77777777" w:rsidR="00D873C7" w:rsidRPr="00B462B9" w:rsidRDefault="00D873C7" w:rsidP="00D873C7">
      <w:pPr>
        <w:pStyle w:val="EndNoteBibliography"/>
        <w:rPr>
          <w:noProof/>
          <w:sz w:val="24"/>
          <w:szCs w:val="24"/>
        </w:rPr>
      </w:pPr>
      <w:r w:rsidRPr="00B462B9">
        <w:rPr>
          <w:noProof/>
          <w:sz w:val="24"/>
          <w:szCs w:val="24"/>
        </w:rPr>
        <w:t>44.</w:t>
      </w:r>
      <w:r w:rsidRPr="00B462B9">
        <w:rPr>
          <w:noProof/>
          <w:sz w:val="24"/>
          <w:szCs w:val="24"/>
        </w:rPr>
        <w:tab/>
        <w:t>Browning BL, Browning SR. Detecting identity by descent and estimating genotype error rates in sequence data. Am J Hum Genet. 2013;93(5):840-51. Epub 2013/11/12. doi: 10.1016/j.ajhg.2013.09.014. PubMed PMID: 24207118; PubMed Central PMCID: PMCPMC3824133.</w:t>
      </w:r>
    </w:p>
    <w:p w14:paraId="4300866F" w14:textId="77777777" w:rsidR="00D873C7" w:rsidRPr="00B462B9" w:rsidRDefault="00D873C7" w:rsidP="00D873C7">
      <w:pPr>
        <w:pStyle w:val="EndNoteBibliography"/>
        <w:rPr>
          <w:noProof/>
          <w:sz w:val="24"/>
          <w:szCs w:val="24"/>
        </w:rPr>
      </w:pPr>
      <w:r w:rsidRPr="00B462B9">
        <w:rPr>
          <w:noProof/>
          <w:sz w:val="24"/>
          <w:szCs w:val="24"/>
        </w:rPr>
        <w:lastRenderedPageBreak/>
        <w:t>45.</w:t>
      </w:r>
      <w:r w:rsidRPr="00B462B9">
        <w:rPr>
          <w:noProof/>
          <w:sz w:val="24"/>
          <w:szCs w:val="24"/>
        </w:rPr>
        <w:tab/>
        <w:t>Li H. A statistical framework for SNP calling, mutation discovery, association mapping and population genetical parameter estimation from sequencing data. Bioinformatics. 2011;27(21):2987-93. Epub 2011/09/10. doi: 10.1093/bioinformatics/btr509. PubMed PMID: 21903627; PubMed Central PMCID: PMCPMC3198575.</w:t>
      </w:r>
    </w:p>
    <w:p w14:paraId="06322034" w14:textId="77777777" w:rsidR="00D873C7" w:rsidRPr="00B462B9" w:rsidRDefault="00D873C7" w:rsidP="00D873C7">
      <w:pPr>
        <w:pStyle w:val="EndNoteBibliography"/>
        <w:rPr>
          <w:noProof/>
          <w:sz w:val="24"/>
          <w:szCs w:val="24"/>
        </w:rPr>
      </w:pPr>
      <w:r w:rsidRPr="00B462B9">
        <w:rPr>
          <w:noProof/>
          <w:sz w:val="24"/>
          <w:szCs w:val="24"/>
        </w:rPr>
        <w:t>46.</w:t>
      </w:r>
      <w:r w:rsidRPr="00B462B9">
        <w:rPr>
          <w:noProof/>
          <w:sz w:val="24"/>
          <w:szCs w:val="24"/>
        </w:rPr>
        <w:tab/>
        <w:t>Chang CC, Chow CC, Tellier LC, Vattikuti S, Purcell SM, Lee JJ. Second-generation PLINK: rising to the challenge of larger and richer datasets. Gigascience. 2015;4:7. Epub 2015/02/28. doi: 10.1186/s13742-015-0047-8. PubMed PMID: 25722852; PubMed Central PMCID: PMCPMC4342193.</w:t>
      </w:r>
    </w:p>
    <w:p w14:paraId="4C0A1021" w14:textId="77777777" w:rsidR="00D873C7" w:rsidRPr="00B462B9" w:rsidRDefault="00D873C7" w:rsidP="00D873C7">
      <w:pPr>
        <w:pStyle w:val="EndNoteBibliography"/>
        <w:rPr>
          <w:noProof/>
          <w:sz w:val="24"/>
          <w:szCs w:val="24"/>
        </w:rPr>
      </w:pPr>
      <w:r w:rsidRPr="00B462B9">
        <w:rPr>
          <w:noProof/>
          <w:sz w:val="24"/>
          <w:szCs w:val="24"/>
        </w:rPr>
        <w:t>47.</w:t>
      </w:r>
      <w:r w:rsidRPr="00B462B9">
        <w:rPr>
          <w:noProof/>
          <w:sz w:val="24"/>
          <w:szCs w:val="24"/>
        </w:rPr>
        <w:tab/>
        <w:t>Purcell S, Neale B, Todd-Brown K, Thomas L, Ferreira MA, Bender D, et al. PLINK: a tool set for whole-genome association and population-based linkage analyses. Am J Hum Genet. 2007;81(3):559-75. Epub 2007/08/19. doi: 10.1086/519795. PubMed PMID: 17701901; PubMed Central PMCID: PMCPMC1950838.</w:t>
      </w:r>
    </w:p>
    <w:p w14:paraId="3919A665" w14:textId="77777777" w:rsidR="00D873C7" w:rsidRPr="00B462B9" w:rsidRDefault="00D873C7" w:rsidP="00D873C7">
      <w:pPr>
        <w:pStyle w:val="EndNoteBibliography"/>
        <w:rPr>
          <w:noProof/>
          <w:sz w:val="24"/>
          <w:szCs w:val="24"/>
        </w:rPr>
      </w:pPr>
      <w:r w:rsidRPr="00B462B9">
        <w:rPr>
          <w:noProof/>
          <w:sz w:val="24"/>
          <w:szCs w:val="24"/>
        </w:rPr>
        <w:t>48.</w:t>
      </w:r>
      <w:r w:rsidRPr="00B462B9">
        <w:rPr>
          <w:noProof/>
          <w:sz w:val="24"/>
          <w:szCs w:val="24"/>
        </w:rPr>
        <w:tab/>
        <w:t>Endelman JB. Ridge regression and other kernels for genomic selection with R package rrBLUP. The plant genome. 2011;4:250-5.</w:t>
      </w:r>
    </w:p>
    <w:p w14:paraId="28113374" w14:textId="77777777" w:rsidR="00D873C7" w:rsidRPr="00B462B9" w:rsidRDefault="00D873C7" w:rsidP="00D873C7">
      <w:pPr>
        <w:pStyle w:val="EndNoteBibliography"/>
        <w:rPr>
          <w:noProof/>
          <w:sz w:val="24"/>
          <w:szCs w:val="24"/>
        </w:rPr>
      </w:pPr>
      <w:r w:rsidRPr="00B462B9">
        <w:rPr>
          <w:noProof/>
          <w:sz w:val="24"/>
          <w:szCs w:val="24"/>
        </w:rPr>
        <w:t>49.</w:t>
      </w:r>
      <w:r w:rsidRPr="00B462B9">
        <w:rPr>
          <w:noProof/>
          <w:sz w:val="24"/>
          <w:szCs w:val="24"/>
        </w:rPr>
        <w:tab/>
        <w:t>Li J, Ji L. Adjusting multiple testing in multilocus analyses using the eigenvalues of a correlation matrix. Heredity (Edinb). 2005;95(3):221-7. Epub 2005/08/04. doi: 10.1038/sj.hdy.6800717. PubMed PMID: 16077740.</w:t>
      </w:r>
    </w:p>
    <w:p w14:paraId="36EFBCE9" w14:textId="77777777" w:rsidR="00D873C7" w:rsidRPr="00B462B9" w:rsidRDefault="00D873C7" w:rsidP="00D873C7">
      <w:pPr>
        <w:pStyle w:val="EndNoteBibliography"/>
        <w:rPr>
          <w:noProof/>
          <w:sz w:val="24"/>
          <w:szCs w:val="24"/>
        </w:rPr>
      </w:pPr>
      <w:r w:rsidRPr="00B462B9">
        <w:rPr>
          <w:noProof/>
          <w:sz w:val="24"/>
          <w:szCs w:val="24"/>
        </w:rPr>
        <w:t>50.</w:t>
      </w:r>
      <w:r w:rsidRPr="00B462B9">
        <w:rPr>
          <w:noProof/>
          <w:sz w:val="24"/>
          <w:szCs w:val="24"/>
        </w:rPr>
        <w:tab/>
        <w:t>Zhan X, Hu Y, Li B, Abecasis GR, Liu DJ. RVTESTS: an efficient and comprehensive tool for rare variant association analysis using sequence data. Bioinformatics. 2016;32(9):1423-6. Epub 2016/05/08. doi: 10.1093/bioinformatics/btw079. PubMed PMID: 27153000; PubMed Central PMCID: PMCPMC4848408.</w:t>
      </w:r>
    </w:p>
    <w:p w14:paraId="262F1355" w14:textId="77777777" w:rsidR="00D873C7" w:rsidRPr="00B462B9" w:rsidRDefault="00D873C7" w:rsidP="00D873C7">
      <w:pPr>
        <w:pStyle w:val="EndNoteBibliography"/>
        <w:rPr>
          <w:noProof/>
          <w:sz w:val="24"/>
          <w:szCs w:val="24"/>
        </w:rPr>
      </w:pPr>
      <w:r w:rsidRPr="00B462B9">
        <w:rPr>
          <w:noProof/>
          <w:sz w:val="24"/>
          <w:szCs w:val="24"/>
        </w:rPr>
        <w:t>51.</w:t>
      </w:r>
      <w:r w:rsidRPr="00B462B9">
        <w:rPr>
          <w:noProof/>
          <w:sz w:val="24"/>
          <w:szCs w:val="24"/>
        </w:rPr>
        <w:tab/>
        <w:t>Camacho C, Coulouris G, Avagyan V, Ma N, Papadopoulos J, Bealer K, et al. BLAST+: architecture and applications. BMC Bioinformatics. 2009;10:421. Epub 2009/12/17. doi: 10.1186/1471-2105-10-421. PubMed PMID: 20003500; PubMed Central PMCID: PMCPMC2803857.</w:t>
      </w:r>
    </w:p>
    <w:p w14:paraId="770571CD" w14:textId="77777777" w:rsidR="00D873C7" w:rsidRPr="00B462B9" w:rsidRDefault="00D873C7" w:rsidP="00D873C7">
      <w:pPr>
        <w:pStyle w:val="EndNoteBibliography"/>
        <w:rPr>
          <w:noProof/>
          <w:sz w:val="24"/>
          <w:szCs w:val="24"/>
        </w:rPr>
      </w:pPr>
      <w:r w:rsidRPr="00B462B9">
        <w:rPr>
          <w:noProof/>
          <w:sz w:val="24"/>
          <w:szCs w:val="24"/>
        </w:rPr>
        <w:t>52.</w:t>
      </w:r>
      <w:r w:rsidRPr="00B462B9">
        <w:rPr>
          <w:noProof/>
          <w:sz w:val="24"/>
          <w:szCs w:val="24"/>
        </w:rPr>
        <w:tab/>
        <w:t>Edgar RC. MUSCLE: a multiple sequence alignment method with reduced time and space complexity. BMC Bioinformatics. 2004;5:113. Epub 2004/08/21. doi: 10.1186/1471-2105-5-113. PubMed PMID: 15318951; PubMed Central PMCID: PMCPMC517706.</w:t>
      </w:r>
    </w:p>
    <w:p w14:paraId="26EBC215" w14:textId="77777777" w:rsidR="00D873C7" w:rsidRPr="00B462B9" w:rsidRDefault="00D873C7" w:rsidP="00D873C7">
      <w:pPr>
        <w:pStyle w:val="EndNoteBibliography"/>
        <w:rPr>
          <w:noProof/>
          <w:sz w:val="24"/>
          <w:szCs w:val="24"/>
        </w:rPr>
      </w:pPr>
      <w:r w:rsidRPr="00B462B9">
        <w:rPr>
          <w:noProof/>
          <w:sz w:val="24"/>
          <w:szCs w:val="24"/>
        </w:rPr>
        <w:t>53.</w:t>
      </w:r>
      <w:r w:rsidRPr="00B462B9">
        <w:rPr>
          <w:noProof/>
          <w:sz w:val="24"/>
          <w:szCs w:val="24"/>
        </w:rPr>
        <w:tab/>
        <w:t>Stamatakis A. RAxML version 8: a tool for phylogenetic analysis and post-analysis of large phylogenies. Bioinformatics. 2014;30(9):1312-3. Epub 2014/01/24. doi: 10.1093/bioinformatics/btu033. PubMed PMID: 24451623; PubMed Central PMCID: PMCPMC3998144.</w:t>
      </w:r>
    </w:p>
    <w:p w14:paraId="3D8155CD" w14:textId="77777777" w:rsidR="00D873C7" w:rsidRPr="00B462B9" w:rsidRDefault="00D873C7" w:rsidP="00D873C7">
      <w:pPr>
        <w:pStyle w:val="EndNoteBibliography"/>
        <w:rPr>
          <w:noProof/>
          <w:sz w:val="24"/>
          <w:szCs w:val="24"/>
        </w:rPr>
      </w:pPr>
      <w:r w:rsidRPr="00B462B9">
        <w:rPr>
          <w:noProof/>
          <w:sz w:val="24"/>
          <w:szCs w:val="24"/>
        </w:rPr>
        <w:t>54.</w:t>
      </w:r>
      <w:r w:rsidRPr="00B462B9">
        <w:rPr>
          <w:noProof/>
          <w:sz w:val="24"/>
          <w:szCs w:val="24"/>
        </w:rPr>
        <w:tab/>
        <w:t>Muller T, Vingron M. Modeling amino acid replacement. J Comput Biol. 2000;7(6):761-76. Epub 2001/05/31. doi: 10.1089/10665270050514918. PubMed PMID: 11382360.</w:t>
      </w:r>
    </w:p>
    <w:p w14:paraId="25C57FD4" w14:textId="77777777" w:rsidR="00D873C7" w:rsidRPr="00B462B9" w:rsidRDefault="00D873C7" w:rsidP="00D873C7">
      <w:pPr>
        <w:pStyle w:val="EndNoteBibliography"/>
        <w:rPr>
          <w:noProof/>
          <w:sz w:val="24"/>
          <w:szCs w:val="24"/>
        </w:rPr>
      </w:pPr>
      <w:r w:rsidRPr="00B462B9">
        <w:rPr>
          <w:noProof/>
          <w:sz w:val="24"/>
          <w:szCs w:val="24"/>
        </w:rPr>
        <w:t>55.</w:t>
      </w:r>
      <w:r w:rsidRPr="00B462B9">
        <w:rPr>
          <w:noProof/>
          <w:sz w:val="24"/>
          <w:szCs w:val="24"/>
        </w:rPr>
        <w:tab/>
        <w:t>Letunic I, Bork P. Interactive Tree Of Life (iTOL) v4: recent updates and new developments. Nucleic Acids Res. 2019;47(W1):W256-W9. Epub 2019/04/02. doi: 10.1093/nar/gkz239. PubMed PMID: 30931475; PubMed Central PMCID: PMCPMC6602468.</w:t>
      </w:r>
    </w:p>
    <w:p w14:paraId="24C5A024" w14:textId="77777777" w:rsidR="00D873C7" w:rsidRPr="00B462B9" w:rsidRDefault="00D873C7" w:rsidP="00D873C7">
      <w:pPr>
        <w:pStyle w:val="EndNoteBibliography"/>
        <w:rPr>
          <w:noProof/>
          <w:sz w:val="24"/>
          <w:szCs w:val="24"/>
        </w:rPr>
      </w:pPr>
      <w:r w:rsidRPr="00B462B9">
        <w:rPr>
          <w:noProof/>
          <w:sz w:val="24"/>
          <w:szCs w:val="24"/>
        </w:rPr>
        <w:t>56.</w:t>
      </w:r>
      <w:r w:rsidRPr="00B462B9">
        <w:rPr>
          <w:noProof/>
          <w:sz w:val="24"/>
          <w:szCs w:val="24"/>
        </w:rPr>
        <w:tab/>
        <w:t>Yu G, Lam TT, Zhu H, Guan Y. Two Methods for Mapping and Visualizing Associated Data on Phylogeny Using Ggtree. Mol Biol Evol. 2018;35(12):3041-3. Epub 2018/10/24. doi: 10.1093/molbev/msy194. PubMed PMID: 30351396; PubMed Central PMCID: PMCPMC6278858.</w:t>
      </w:r>
    </w:p>
    <w:p w14:paraId="7B2DDCFD" w14:textId="4334A0C7" w:rsidR="005E3317" w:rsidRPr="00B462B9" w:rsidRDefault="00D873C7" w:rsidP="00365C11">
      <w:pPr>
        <w:widowControl w:val="0"/>
        <w:pBdr>
          <w:top w:val="nil"/>
          <w:left w:val="nil"/>
          <w:bottom w:val="nil"/>
          <w:right w:val="nil"/>
          <w:between w:val="nil"/>
        </w:pBdr>
        <w:spacing w:line="480" w:lineRule="auto"/>
        <w:jc w:val="both"/>
        <w:rPr>
          <w:b/>
          <w:color w:val="000000" w:themeColor="text1"/>
          <w:sz w:val="24"/>
          <w:szCs w:val="24"/>
        </w:rPr>
      </w:pPr>
      <w:r w:rsidRPr="00B462B9">
        <w:rPr>
          <w:color w:val="000000" w:themeColor="text1"/>
          <w:sz w:val="24"/>
          <w:szCs w:val="24"/>
        </w:rPr>
        <w:fldChar w:fldCharType="end"/>
      </w:r>
      <w:r w:rsidR="005E3317" w:rsidRPr="00B462B9">
        <w:rPr>
          <w:b/>
          <w:color w:val="000000" w:themeColor="text1"/>
          <w:sz w:val="24"/>
          <w:szCs w:val="24"/>
        </w:rPr>
        <w:br w:type="page"/>
      </w:r>
    </w:p>
    <w:p w14:paraId="00000078" w14:textId="3B670B6B" w:rsidR="00ED00D2" w:rsidRPr="00B462B9" w:rsidRDefault="008120F4" w:rsidP="006C670D">
      <w:pPr>
        <w:widowControl w:val="0"/>
        <w:pBdr>
          <w:top w:val="nil"/>
          <w:left w:val="nil"/>
          <w:bottom w:val="nil"/>
          <w:right w:val="nil"/>
          <w:between w:val="nil"/>
        </w:pBdr>
        <w:spacing w:line="480" w:lineRule="auto"/>
        <w:jc w:val="both"/>
        <w:outlineLvl w:val="0"/>
        <w:rPr>
          <w:b/>
          <w:color w:val="000000" w:themeColor="text1"/>
          <w:sz w:val="24"/>
          <w:szCs w:val="24"/>
        </w:rPr>
      </w:pPr>
      <w:r w:rsidRPr="00B462B9">
        <w:rPr>
          <w:b/>
          <w:color w:val="000000" w:themeColor="text1"/>
          <w:sz w:val="24"/>
          <w:szCs w:val="24"/>
        </w:rPr>
        <w:lastRenderedPageBreak/>
        <w:t>FIGURES</w:t>
      </w:r>
    </w:p>
    <w:p w14:paraId="09FA3BE3" w14:textId="316FC08B" w:rsidR="008120F4" w:rsidRPr="006C670D" w:rsidRDefault="00EE3849" w:rsidP="00266C4A">
      <w:pPr>
        <w:widowControl w:val="0"/>
        <w:pBdr>
          <w:top w:val="nil"/>
          <w:left w:val="nil"/>
          <w:bottom w:val="nil"/>
          <w:right w:val="nil"/>
          <w:between w:val="nil"/>
        </w:pBdr>
        <w:spacing w:line="480" w:lineRule="auto"/>
        <w:jc w:val="center"/>
        <w:rPr>
          <w:b/>
          <w:color w:val="000000" w:themeColor="text1"/>
          <w:sz w:val="24"/>
          <w:szCs w:val="24"/>
        </w:rPr>
      </w:pPr>
      <w:r w:rsidRPr="006C670D">
        <w:rPr>
          <w:b/>
          <w:noProof/>
          <w:color w:val="000000" w:themeColor="text1"/>
          <w:sz w:val="24"/>
          <w:szCs w:val="24"/>
          <w:lang w:val="en-US" w:eastAsia="en-US"/>
        </w:rPr>
        <w:drawing>
          <wp:inline distT="0" distB="0" distL="0" distR="0" wp14:anchorId="273A595B" wp14:editId="4C21C93A">
            <wp:extent cx="5038129" cy="7750969"/>
            <wp:effectExtent l="0" t="0" r="381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n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4579" cy="7760892"/>
                    </a:xfrm>
                    <a:prstGeom prst="rect">
                      <a:avLst/>
                    </a:prstGeom>
                  </pic:spPr>
                </pic:pic>
              </a:graphicData>
            </a:graphic>
          </wp:inline>
        </w:drawing>
      </w:r>
    </w:p>
    <w:p w14:paraId="3BF524BA" w14:textId="1CA276E6" w:rsidR="008120F4" w:rsidRPr="006C670D"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6C670D">
        <w:rPr>
          <w:b/>
          <w:color w:val="000000" w:themeColor="text1"/>
          <w:sz w:val="24"/>
          <w:szCs w:val="24"/>
        </w:rPr>
        <w:lastRenderedPageBreak/>
        <w:t xml:space="preserve">Figure 1. Natural </w:t>
      </w:r>
      <w:r w:rsidR="007C73B6" w:rsidRPr="006C670D">
        <w:rPr>
          <w:b/>
          <w:color w:val="000000" w:themeColor="text1"/>
          <w:sz w:val="24"/>
          <w:szCs w:val="24"/>
        </w:rPr>
        <w:t xml:space="preserve">variation </w:t>
      </w:r>
      <w:r w:rsidRPr="006C670D">
        <w:rPr>
          <w:b/>
          <w:color w:val="000000" w:themeColor="text1"/>
          <w:sz w:val="24"/>
          <w:szCs w:val="24"/>
        </w:rPr>
        <w:t xml:space="preserve">in </w:t>
      </w:r>
      <w:r w:rsidR="007C73B6" w:rsidRPr="006C670D">
        <w:rPr>
          <w:b/>
          <w:color w:val="000000" w:themeColor="text1"/>
          <w:sz w:val="24"/>
          <w:szCs w:val="24"/>
        </w:rPr>
        <w:t xml:space="preserve">propionate sensitivity </w:t>
      </w:r>
      <w:r w:rsidRPr="006C670D">
        <w:rPr>
          <w:b/>
          <w:color w:val="000000" w:themeColor="text1"/>
          <w:sz w:val="24"/>
          <w:szCs w:val="24"/>
        </w:rPr>
        <w:t xml:space="preserve">in 12 </w:t>
      </w:r>
      <w:r w:rsidR="007C73B6" w:rsidRPr="006C670D">
        <w:rPr>
          <w:b/>
          <w:color w:val="000000" w:themeColor="text1"/>
          <w:sz w:val="24"/>
          <w:szCs w:val="24"/>
        </w:rPr>
        <w:t xml:space="preserve">genetically diverse </w:t>
      </w:r>
      <w:r w:rsidRPr="006C670D">
        <w:rPr>
          <w:b/>
          <w:i/>
          <w:color w:val="000000" w:themeColor="text1"/>
          <w:sz w:val="24"/>
          <w:szCs w:val="24"/>
        </w:rPr>
        <w:t>C. elegans</w:t>
      </w:r>
      <w:r w:rsidRPr="006C670D">
        <w:rPr>
          <w:b/>
          <w:color w:val="000000" w:themeColor="text1"/>
          <w:sz w:val="24"/>
          <w:szCs w:val="24"/>
        </w:rPr>
        <w:t xml:space="preserve"> </w:t>
      </w:r>
      <w:r w:rsidR="007C73B6" w:rsidRPr="006C670D">
        <w:rPr>
          <w:b/>
          <w:color w:val="000000" w:themeColor="text1"/>
          <w:sz w:val="24"/>
          <w:szCs w:val="24"/>
        </w:rPr>
        <w:t>strains</w:t>
      </w:r>
    </w:p>
    <w:p w14:paraId="00555481" w14:textId="119B1737" w:rsidR="008120F4" w:rsidRPr="006C670D"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A. </w:t>
      </w:r>
      <w:r w:rsidR="006E7DF3" w:rsidRPr="006C670D">
        <w:rPr>
          <w:color w:val="000000" w:themeColor="text1"/>
          <w:sz w:val="24"/>
          <w:szCs w:val="24"/>
        </w:rPr>
        <w:t>Propionate</w:t>
      </w:r>
      <w:r w:rsidRPr="006C670D">
        <w:rPr>
          <w:color w:val="000000" w:themeColor="text1"/>
          <w:sz w:val="24"/>
          <w:szCs w:val="24"/>
        </w:rPr>
        <w:t xml:space="preserve"> breakdown pathways in </w:t>
      </w:r>
      <w:r w:rsidRPr="006C670D">
        <w:rPr>
          <w:i/>
          <w:color w:val="000000" w:themeColor="text1"/>
          <w:sz w:val="24"/>
          <w:szCs w:val="24"/>
        </w:rPr>
        <w:t>C. elegans</w:t>
      </w:r>
      <w:r w:rsidRPr="006C670D">
        <w:rPr>
          <w:color w:val="000000" w:themeColor="text1"/>
          <w:sz w:val="24"/>
          <w:szCs w:val="24"/>
        </w:rPr>
        <w:t xml:space="preserve">. </w:t>
      </w:r>
      <w:r w:rsidR="000C3626" w:rsidRPr="006C670D">
        <w:rPr>
          <w:color w:val="000000" w:themeColor="text1"/>
          <w:sz w:val="24"/>
          <w:szCs w:val="24"/>
        </w:rPr>
        <w:t xml:space="preserve">MM – </w:t>
      </w:r>
      <w:proofErr w:type="spellStart"/>
      <w:r w:rsidR="000C3626" w:rsidRPr="006C670D">
        <w:rPr>
          <w:color w:val="000000" w:themeColor="text1"/>
          <w:sz w:val="24"/>
          <w:szCs w:val="24"/>
        </w:rPr>
        <w:t>methylmalonyl</w:t>
      </w:r>
      <w:proofErr w:type="spellEnd"/>
      <w:r w:rsidR="000C3626" w:rsidRPr="006C670D">
        <w:rPr>
          <w:color w:val="000000" w:themeColor="text1"/>
          <w:sz w:val="24"/>
          <w:szCs w:val="24"/>
        </w:rPr>
        <w:t xml:space="preserve">; TCA – tricarboxylic acid; MSA – malonic semialdehyde; HP – </w:t>
      </w:r>
      <w:proofErr w:type="spellStart"/>
      <w:r w:rsidR="000C3626" w:rsidRPr="006C670D">
        <w:rPr>
          <w:color w:val="000000" w:themeColor="text1"/>
          <w:sz w:val="24"/>
          <w:szCs w:val="24"/>
        </w:rPr>
        <w:t>hydroxypropionate</w:t>
      </w:r>
      <w:proofErr w:type="spellEnd"/>
      <w:r w:rsidR="00882C3E" w:rsidRPr="006C670D">
        <w:rPr>
          <w:color w:val="000000" w:themeColor="text1"/>
          <w:sz w:val="24"/>
          <w:szCs w:val="24"/>
        </w:rPr>
        <w:t>.</w:t>
      </w:r>
    </w:p>
    <w:p w14:paraId="0848C14D" w14:textId="51B05F0F" w:rsidR="00A64468" w:rsidRPr="006C670D" w:rsidRDefault="00A64468" w:rsidP="00A64468">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B. </w:t>
      </w:r>
      <w:r w:rsidR="00C17282" w:rsidRPr="006C670D">
        <w:rPr>
          <w:color w:val="000000" w:themeColor="text1"/>
          <w:sz w:val="24"/>
          <w:szCs w:val="24"/>
        </w:rPr>
        <w:t>Propionate dose-response curves (</w:t>
      </w:r>
      <w:r w:rsidR="008F4022" w:rsidRPr="006C670D">
        <w:rPr>
          <w:color w:val="000000" w:themeColor="text1"/>
          <w:sz w:val="24"/>
          <w:szCs w:val="24"/>
        </w:rPr>
        <w:t>DRCs</w:t>
      </w:r>
      <w:r w:rsidR="00C17282" w:rsidRPr="006C670D">
        <w:rPr>
          <w:color w:val="000000" w:themeColor="text1"/>
          <w:sz w:val="24"/>
          <w:szCs w:val="24"/>
        </w:rPr>
        <w:t>)</w:t>
      </w:r>
      <w:r w:rsidRPr="006C670D">
        <w:rPr>
          <w:color w:val="000000" w:themeColor="text1"/>
          <w:sz w:val="24"/>
          <w:szCs w:val="24"/>
        </w:rPr>
        <w:t xml:space="preserve"> for 12 genetically distinct wild </w:t>
      </w:r>
      <w:r w:rsidRPr="006C670D">
        <w:rPr>
          <w:i/>
          <w:color w:val="000000" w:themeColor="text1"/>
          <w:sz w:val="24"/>
          <w:szCs w:val="24"/>
        </w:rPr>
        <w:t>C. elegans</w:t>
      </w:r>
      <w:r w:rsidRPr="006C670D">
        <w:rPr>
          <w:color w:val="000000" w:themeColor="text1"/>
          <w:sz w:val="24"/>
          <w:szCs w:val="24"/>
        </w:rPr>
        <w:t xml:space="preserve"> strains. The Loess-smoothed fits of three biological replicates, each comprising three technical replicates, is shown by solid colored lines, and the standard error of the fit is shown in gray. For reference, the</w:t>
      </w:r>
      <w:r w:rsidR="00331383" w:rsidRPr="006C670D">
        <w:rPr>
          <w:color w:val="000000" w:themeColor="text1"/>
          <w:sz w:val="24"/>
          <w:szCs w:val="24"/>
        </w:rPr>
        <w:t xml:space="preserve"> </w:t>
      </w:r>
      <w:r w:rsidR="008F4022" w:rsidRPr="006C670D">
        <w:rPr>
          <w:color w:val="000000" w:themeColor="text1"/>
          <w:sz w:val="24"/>
          <w:szCs w:val="24"/>
        </w:rPr>
        <w:t>DRCs</w:t>
      </w:r>
      <w:r w:rsidR="00331383" w:rsidRPr="006C670D">
        <w:rPr>
          <w:color w:val="000000" w:themeColor="text1"/>
          <w:sz w:val="24"/>
          <w:szCs w:val="24"/>
        </w:rPr>
        <w:t xml:space="preserve"> </w:t>
      </w:r>
      <w:r w:rsidR="00C17282" w:rsidRPr="006C670D">
        <w:rPr>
          <w:color w:val="000000" w:themeColor="text1"/>
          <w:sz w:val="24"/>
          <w:szCs w:val="24"/>
        </w:rPr>
        <w:t xml:space="preserve">are colored </w:t>
      </w:r>
      <w:r w:rsidR="00331383" w:rsidRPr="006C670D">
        <w:rPr>
          <w:color w:val="000000" w:themeColor="text1"/>
          <w:sz w:val="24"/>
          <w:szCs w:val="24"/>
        </w:rPr>
        <w:t>for the</w:t>
      </w:r>
      <w:r w:rsidRPr="006C670D">
        <w:rPr>
          <w:color w:val="000000" w:themeColor="text1"/>
          <w:sz w:val="24"/>
          <w:szCs w:val="24"/>
        </w:rPr>
        <w:t xml:space="preserve"> N2 (orange, </w:t>
      </w:r>
      <w:r w:rsidR="00331383" w:rsidRPr="006C670D">
        <w:rPr>
          <w:color w:val="000000" w:themeColor="text1"/>
          <w:sz w:val="24"/>
          <w:szCs w:val="24"/>
        </w:rPr>
        <w:t>propionate-</w:t>
      </w:r>
      <w:r w:rsidRPr="006C670D">
        <w:rPr>
          <w:color w:val="000000" w:themeColor="text1"/>
          <w:sz w:val="24"/>
          <w:szCs w:val="24"/>
        </w:rPr>
        <w:t xml:space="preserve">sensitive) and DL238 (blue, </w:t>
      </w:r>
      <w:r w:rsidR="00331383" w:rsidRPr="006C670D">
        <w:rPr>
          <w:color w:val="000000" w:themeColor="text1"/>
          <w:sz w:val="24"/>
          <w:szCs w:val="24"/>
        </w:rPr>
        <w:t>propionate-</w:t>
      </w:r>
      <w:r w:rsidRPr="006C670D">
        <w:rPr>
          <w:color w:val="000000" w:themeColor="text1"/>
          <w:sz w:val="24"/>
          <w:szCs w:val="24"/>
        </w:rPr>
        <w:t xml:space="preserve">resistant) strains. The </w:t>
      </w:r>
      <w:r w:rsidR="00331383" w:rsidRPr="006C670D">
        <w:rPr>
          <w:color w:val="000000" w:themeColor="text1"/>
          <w:sz w:val="24"/>
          <w:szCs w:val="24"/>
        </w:rPr>
        <w:t xml:space="preserve">horizontal </w:t>
      </w:r>
      <w:r w:rsidRPr="006C670D">
        <w:rPr>
          <w:color w:val="000000" w:themeColor="text1"/>
          <w:sz w:val="24"/>
          <w:szCs w:val="24"/>
        </w:rPr>
        <w:t xml:space="preserve">dashed red line </w:t>
      </w:r>
      <w:r w:rsidR="00331383" w:rsidRPr="006C670D">
        <w:rPr>
          <w:color w:val="000000" w:themeColor="text1"/>
          <w:sz w:val="24"/>
          <w:szCs w:val="24"/>
        </w:rPr>
        <w:t>indicates 50% L1 survival and the vertical colored lines represent the LD</w:t>
      </w:r>
      <w:r w:rsidR="00331383" w:rsidRPr="006C670D">
        <w:rPr>
          <w:color w:val="000000" w:themeColor="text1"/>
          <w:sz w:val="24"/>
          <w:szCs w:val="24"/>
          <w:vertAlign w:val="subscript"/>
        </w:rPr>
        <w:t>50</w:t>
      </w:r>
      <w:r w:rsidR="00331383" w:rsidRPr="006C670D">
        <w:rPr>
          <w:color w:val="000000" w:themeColor="text1"/>
          <w:sz w:val="24"/>
          <w:szCs w:val="24"/>
        </w:rPr>
        <w:t xml:space="preserve"> concentration for N2 and DL238</w:t>
      </w:r>
      <w:r w:rsidRPr="006C670D">
        <w:rPr>
          <w:color w:val="000000" w:themeColor="text1"/>
          <w:sz w:val="24"/>
          <w:szCs w:val="24"/>
        </w:rPr>
        <w:t>.</w:t>
      </w:r>
    </w:p>
    <w:p w14:paraId="5212BE38" w14:textId="12F5BD58" w:rsidR="007C73B6" w:rsidRPr="006C670D" w:rsidRDefault="00FF3ED1"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C</w:t>
      </w:r>
      <w:r w:rsidR="008120F4" w:rsidRPr="006C670D">
        <w:rPr>
          <w:color w:val="000000" w:themeColor="text1"/>
          <w:sz w:val="24"/>
          <w:szCs w:val="24"/>
        </w:rPr>
        <w:t xml:space="preserve">. </w:t>
      </w:r>
      <w:r w:rsidR="00331383" w:rsidRPr="006C670D">
        <w:rPr>
          <w:color w:val="000000" w:themeColor="text1"/>
          <w:sz w:val="24"/>
          <w:szCs w:val="24"/>
        </w:rPr>
        <w:t>LD</w:t>
      </w:r>
      <w:r w:rsidR="00331383" w:rsidRPr="006C670D">
        <w:rPr>
          <w:color w:val="000000" w:themeColor="text1"/>
          <w:sz w:val="24"/>
          <w:szCs w:val="24"/>
          <w:vertAlign w:val="subscript"/>
        </w:rPr>
        <w:t>50</w:t>
      </w:r>
      <w:r w:rsidR="00331383" w:rsidRPr="006C670D">
        <w:rPr>
          <w:color w:val="000000" w:themeColor="text1"/>
          <w:sz w:val="24"/>
          <w:szCs w:val="24"/>
        </w:rPr>
        <w:t xml:space="preserve"> values of L1 survival after</w:t>
      </w:r>
      <w:r w:rsidR="007C73B6" w:rsidRPr="006C670D">
        <w:rPr>
          <w:color w:val="000000" w:themeColor="text1"/>
          <w:sz w:val="24"/>
          <w:szCs w:val="24"/>
        </w:rPr>
        <w:t xml:space="preserve"> propionate </w:t>
      </w:r>
      <w:r w:rsidR="00331383" w:rsidRPr="006C670D">
        <w:rPr>
          <w:color w:val="000000" w:themeColor="text1"/>
          <w:sz w:val="24"/>
          <w:szCs w:val="24"/>
        </w:rPr>
        <w:t xml:space="preserve">exposure </w:t>
      </w:r>
      <w:r w:rsidR="007C73B6" w:rsidRPr="006C670D">
        <w:rPr>
          <w:color w:val="000000" w:themeColor="text1"/>
          <w:sz w:val="24"/>
          <w:szCs w:val="24"/>
        </w:rPr>
        <w:t xml:space="preserve">for the 12 wild </w:t>
      </w:r>
      <w:r w:rsidR="007C73B6" w:rsidRPr="006C670D">
        <w:rPr>
          <w:i/>
          <w:color w:val="000000" w:themeColor="text1"/>
          <w:sz w:val="24"/>
          <w:szCs w:val="24"/>
        </w:rPr>
        <w:t>C. elegans</w:t>
      </w:r>
      <w:r w:rsidR="007C73B6" w:rsidRPr="006C670D">
        <w:rPr>
          <w:color w:val="000000" w:themeColor="text1"/>
          <w:sz w:val="24"/>
          <w:szCs w:val="24"/>
        </w:rPr>
        <w:t xml:space="preserve"> strains. Three biological replicates each with three technical replicates were performed. </w:t>
      </w:r>
      <w:r w:rsidR="007C73B6" w:rsidRPr="00EC3CC1">
        <w:rPr>
          <w:color w:val="000000" w:themeColor="text1"/>
          <w:sz w:val="24"/>
          <w:szCs w:val="24"/>
        </w:rPr>
        <w:t>(</w:t>
      </w:r>
      <w:r w:rsidR="007C73B6" w:rsidRPr="006C670D">
        <w:rPr>
          <w:color w:val="000000" w:themeColor="text1"/>
          <w:sz w:val="24"/>
          <w:szCs w:val="24"/>
        </w:rPr>
        <w:t>*</w:t>
      </w:r>
      <w:r w:rsidR="00253BDC" w:rsidRPr="006C670D">
        <w:rPr>
          <w:color w:val="000000" w:themeColor="text1"/>
          <w:sz w:val="24"/>
          <w:szCs w:val="24"/>
        </w:rPr>
        <w:t xml:space="preserve"> </w:t>
      </w:r>
      <w:r w:rsidR="007C73B6" w:rsidRPr="006C670D">
        <w:rPr>
          <w:color w:val="000000" w:themeColor="text1"/>
          <w:sz w:val="24"/>
          <w:szCs w:val="24"/>
        </w:rPr>
        <w:t>indicates</w:t>
      </w:r>
      <w:r w:rsidR="007C73B6" w:rsidRPr="00EC3CC1">
        <w:rPr>
          <w:color w:val="000000" w:themeColor="text1"/>
          <w:sz w:val="24"/>
          <w:szCs w:val="24"/>
        </w:rPr>
        <w:t xml:space="preserve"> </w:t>
      </w:r>
      <w:r w:rsidR="00253BDC" w:rsidRPr="006C670D">
        <w:rPr>
          <w:color w:val="000000" w:themeColor="text1"/>
          <w:sz w:val="24"/>
          <w:szCs w:val="24"/>
        </w:rPr>
        <w:t xml:space="preserve">Student’s </w:t>
      </w:r>
      <w:r w:rsidR="00097AE0" w:rsidRPr="006C670D">
        <w:rPr>
          <w:color w:val="000000" w:themeColor="text1"/>
          <w:sz w:val="24"/>
          <w:szCs w:val="24"/>
        </w:rPr>
        <w:t xml:space="preserve">t-Test </w:t>
      </w:r>
      <w:r w:rsidR="00962CFB" w:rsidRPr="006C670D">
        <w:rPr>
          <w:i/>
          <w:iCs/>
          <w:color w:val="000000" w:themeColor="text1"/>
          <w:sz w:val="24"/>
          <w:szCs w:val="24"/>
        </w:rPr>
        <w:t>p</w:t>
      </w:r>
      <w:r w:rsidR="00253BDC" w:rsidRPr="006C670D">
        <w:rPr>
          <w:color w:val="000000" w:themeColor="text1"/>
          <w:sz w:val="24"/>
          <w:szCs w:val="24"/>
        </w:rPr>
        <w:t xml:space="preserve"> </w:t>
      </w:r>
      <w:r w:rsidR="007C73B6" w:rsidRPr="00EC3CC1">
        <w:rPr>
          <w:color w:val="000000" w:themeColor="text1"/>
          <w:sz w:val="24"/>
          <w:szCs w:val="24"/>
        </w:rPr>
        <w:t>&lt;</w:t>
      </w:r>
      <w:r w:rsidR="00253BDC" w:rsidRPr="006C670D">
        <w:rPr>
          <w:color w:val="000000" w:themeColor="text1"/>
          <w:sz w:val="24"/>
          <w:szCs w:val="24"/>
        </w:rPr>
        <w:t xml:space="preserve"> </w:t>
      </w:r>
      <w:r w:rsidR="007C73B6" w:rsidRPr="00EC3CC1">
        <w:rPr>
          <w:color w:val="000000" w:themeColor="text1"/>
          <w:sz w:val="24"/>
          <w:szCs w:val="24"/>
        </w:rPr>
        <w:t>0.05)</w:t>
      </w:r>
      <w:r w:rsidR="007C73B6" w:rsidRPr="006C670D">
        <w:rPr>
          <w:color w:val="000000" w:themeColor="text1"/>
          <w:sz w:val="24"/>
          <w:szCs w:val="24"/>
        </w:rPr>
        <w:t>.</w:t>
      </w:r>
    </w:p>
    <w:p w14:paraId="60C6E878" w14:textId="7A50788F" w:rsidR="00DF3692" w:rsidRPr="006C670D" w:rsidRDefault="00DF3692" w:rsidP="00365C11">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D. </w:t>
      </w:r>
      <w:r w:rsidR="00FF3ED1" w:rsidRPr="006C670D">
        <w:rPr>
          <w:color w:val="000000" w:themeColor="text1"/>
          <w:sz w:val="24"/>
          <w:szCs w:val="24"/>
        </w:rPr>
        <w:t>Propionate DRCs</w:t>
      </w:r>
      <w:r w:rsidRPr="006C670D">
        <w:rPr>
          <w:color w:val="000000" w:themeColor="text1"/>
          <w:sz w:val="24"/>
          <w:szCs w:val="24"/>
        </w:rPr>
        <w:t xml:space="preserve"> of 12 wild </w:t>
      </w:r>
      <w:r w:rsidRPr="006C670D">
        <w:rPr>
          <w:i/>
          <w:color w:val="000000" w:themeColor="text1"/>
          <w:sz w:val="24"/>
          <w:szCs w:val="24"/>
        </w:rPr>
        <w:t>C. elegans</w:t>
      </w:r>
      <w:r w:rsidRPr="006C670D">
        <w:rPr>
          <w:color w:val="000000" w:themeColor="text1"/>
          <w:sz w:val="24"/>
          <w:szCs w:val="24"/>
        </w:rPr>
        <w:t xml:space="preserve"> strains</w:t>
      </w:r>
      <w:r w:rsidR="00C17282" w:rsidRPr="006C670D">
        <w:rPr>
          <w:color w:val="000000" w:themeColor="text1"/>
          <w:sz w:val="24"/>
          <w:szCs w:val="24"/>
        </w:rPr>
        <w:t xml:space="preserve"> exposed to concentrations between 80 and 120 </w:t>
      </w:r>
      <w:proofErr w:type="spellStart"/>
      <w:r w:rsidR="00C17282" w:rsidRPr="006C670D">
        <w:rPr>
          <w:color w:val="000000" w:themeColor="text1"/>
          <w:sz w:val="24"/>
          <w:szCs w:val="24"/>
        </w:rPr>
        <w:t>mM</w:t>
      </w:r>
      <w:r w:rsidRPr="006C670D">
        <w:rPr>
          <w:color w:val="000000" w:themeColor="text1"/>
          <w:sz w:val="24"/>
          <w:szCs w:val="24"/>
        </w:rPr>
        <w:t>.</w:t>
      </w:r>
      <w:proofErr w:type="spellEnd"/>
      <w:r w:rsidR="002436DC" w:rsidRPr="006C670D">
        <w:rPr>
          <w:color w:val="000000" w:themeColor="text1"/>
          <w:sz w:val="24"/>
          <w:szCs w:val="24"/>
        </w:rPr>
        <w:t xml:space="preserve"> </w:t>
      </w:r>
      <w:r w:rsidR="00A73224" w:rsidRPr="006C670D">
        <w:rPr>
          <w:color w:val="000000" w:themeColor="text1"/>
          <w:sz w:val="24"/>
          <w:szCs w:val="24"/>
        </w:rPr>
        <w:t xml:space="preserve">The dashed red line indicates </w:t>
      </w:r>
      <w:r w:rsidR="00FC2263" w:rsidRPr="006C670D">
        <w:rPr>
          <w:color w:val="000000" w:themeColor="text1"/>
          <w:sz w:val="24"/>
          <w:szCs w:val="24"/>
        </w:rPr>
        <w:t>100 mM propionate</w:t>
      </w:r>
      <w:r w:rsidR="00A73224" w:rsidRPr="006C670D">
        <w:rPr>
          <w:color w:val="000000" w:themeColor="text1"/>
          <w:sz w:val="24"/>
          <w:szCs w:val="24"/>
        </w:rPr>
        <w:t>.</w:t>
      </w:r>
      <w:r w:rsidR="00CA5A81" w:rsidRPr="006C670D">
        <w:rPr>
          <w:color w:val="000000" w:themeColor="text1"/>
          <w:sz w:val="24"/>
          <w:szCs w:val="24"/>
        </w:rPr>
        <w:t xml:space="preserve"> </w:t>
      </w:r>
      <w:r w:rsidR="00C17282" w:rsidRPr="006C670D">
        <w:rPr>
          <w:color w:val="000000" w:themeColor="text1"/>
          <w:sz w:val="24"/>
          <w:szCs w:val="24"/>
        </w:rPr>
        <w:t>For reference, the DRCs are colored for the N2 (orange, propionate-sensitive) and DL238 (blue, propionate-resistant) strains.</w:t>
      </w:r>
    </w:p>
    <w:p w14:paraId="20F6B458" w14:textId="07C28287" w:rsidR="00DF071A" w:rsidRPr="006C670D" w:rsidRDefault="002436DC" w:rsidP="00365C11">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E. </w:t>
      </w:r>
      <w:r w:rsidR="00FF3ED1" w:rsidRPr="006C670D">
        <w:rPr>
          <w:color w:val="000000" w:themeColor="text1"/>
          <w:sz w:val="24"/>
          <w:szCs w:val="24"/>
        </w:rPr>
        <w:t>B</w:t>
      </w:r>
      <w:r w:rsidRPr="006C670D">
        <w:rPr>
          <w:color w:val="000000" w:themeColor="text1"/>
          <w:sz w:val="24"/>
          <w:szCs w:val="24"/>
        </w:rPr>
        <w:t>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estimates </w:t>
      </w:r>
      <w:r w:rsidR="00097AE0" w:rsidRPr="006C670D">
        <w:rPr>
          <w:color w:val="000000" w:themeColor="text1"/>
          <w:sz w:val="24"/>
          <w:szCs w:val="24"/>
        </w:rPr>
        <w:t>from the dose response curves shown in A.</w:t>
      </w:r>
    </w:p>
    <w:p w14:paraId="6C182D18" w14:textId="5F72CED3" w:rsidR="008120F4" w:rsidRPr="006C670D" w:rsidRDefault="00DF071A" w:rsidP="00365C11">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F. Tukey boxplots of broad-sense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w:t>
      </w:r>
      <w:r w:rsidR="003E2110" w:rsidRPr="006C670D">
        <w:rPr>
          <w:color w:val="000000" w:themeColor="text1"/>
          <w:sz w:val="24"/>
          <w:szCs w:val="24"/>
        </w:rPr>
        <w:t>estimates</w:t>
      </w:r>
      <w:r w:rsidR="00097AE0" w:rsidRPr="006C670D">
        <w:rPr>
          <w:color w:val="000000" w:themeColor="text1"/>
          <w:sz w:val="24"/>
          <w:szCs w:val="24"/>
        </w:rPr>
        <w:t xml:space="preserve"> for the dose response in panel D</w:t>
      </w:r>
      <w:r w:rsidR="003E2110" w:rsidRPr="006C670D">
        <w:rPr>
          <w:color w:val="000000" w:themeColor="text1"/>
          <w:sz w:val="24"/>
          <w:szCs w:val="24"/>
        </w:rPr>
        <w:t xml:space="preserve">. </w:t>
      </w:r>
      <w:r w:rsidR="00097AE0" w:rsidRPr="006C670D">
        <w:rPr>
          <w:color w:val="000000" w:themeColor="text1"/>
          <w:sz w:val="24"/>
          <w:szCs w:val="24"/>
        </w:rPr>
        <w:t xml:space="preserve">Each boxplot represents 12 </w:t>
      </w:r>
      <w:r w:rsidR="003E2110" w:rsidRPr="006C670D">
        <w:rPr>
          <w:i/>
          <w:color w:val="000000" w:themeColor="text1"/>
          <w:sz w:val="24"/>
          <w:szCs w:val="24"/>
        </w:rPr>
        <w:t>H</w:t>
      </w:r>
      <w:r w:rsidR="003E2110" w:rsidRPr="006C670D">
        <w:rPr>
          <w:i/>
          <w:color w:val="000000" w:themeColor="text1"/>
          <w:sz w:val="24"/>
          <w:szCs w:val="24"/>
          <w:vertAlign w:val="superscript"/>
        </w:rPr>
        <w:t>2</w:t>
      </w:r>
      <w:r w:rsidR="003E2110" w:rsidRPr="006C670D">
        <w:rPr>
          <w:color w:val="000000" w:themeColor="text1"/>
          <w:sz w:val="24"/>
          <w:szCs w:val="24"/>
        </w:rPr>
        <w:t xml:space="preserve"> estimate</w:t>
      </w:r>
      <w:r w:rsidR="00097AE0" w:rsidRPr="006C670D">
        <w:rPr>
          <w:color w:val="000000" w:themeColor="text1"/>
          <w:sz w:val="24"/>
          <w:szCs w:val="24"/>
        </w:rPr>
        <w:t>s</w:t>
      </w:r>
      <w:r w:rsidR="003E2110" w:rsidRPr="006C670D">
        <w:rPr>
          <w:color w:val="000000" w:themeColor="text1"/>
          <w:sz w:val="24"/>
          <w:szCs w:val="24"/>
        </w:rPr>
        <w:t xml:space="preserve"> after subsampling three replicate measures</w:t>
      </w:r>
      <w:r w:rsidR="00097AE0" w:rsidRPr="006C670D">
        <w:rPr>
          <w:color w:val="000000" w:themeColor="text1"/>
          <w:sz w:val="24"/>
          <w:szCs w:val="24"/>
        </w:rPr>
        <w:t>.</w:t>
      </w:r>
    </w:p>
    <w:p w14:paraId="3DF413BC" w14:textId="77777777" w:rsidR="005E3317" w:rsidRPr="006C670D" w:rsidRDefault="005E3317">
      <w:pPr>
        <w:rPr>
          <w:b/>
          <w:sz w:val="24"/>
          <w:szCs w:val="24"/>
          <w:highlight w:val="white"/>
        </w:rPr>
      </w:pPr>
      <w:r w:rsidRPr="006C670D">
        <w:rPr>
          <w:b/>
          <w:sz w:val="24"/>
          <w:szCs w:val="24"/>
          <w:highlight w:val="white"/>
        </w:rPr>
        <w:br w:type="page"/>
      </w:r>
    </w:p>
    <w:p w14:paraId="18A00F64" w14:textId="1DA39A2F" w:rsidR="005E3317" w:rsidRPr="006C670D" w:rsidRDefault="007F2EE2" w:rsidP="00FF3ED1">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285EB38D" wp14:editId="3E185E77">
            <wp:extent cx="5943600" cy="5486400"/>
            <wp:effectExtent l="0" t="0" r="0" b="0"/>
            <wp:docPr id="15" name="Picture 1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0A199BBD" w14:textId="3DD7BDFB" w:rsidR="00F811B7" w:rsidRPr="006C670D" w:rsidRDefault="00832A9B" w:rsidP="00F072FA">
      <w:pPr>
        <w:spacing w:line="480" w:lineRule="auto"/>
        <w:rPr>
          <w:b/>
          <w:sz w:val="24"/>
          <w:szCs w:val="24"/>
          <w:highlight w:val="white"/>
        </w:rPr>
      </w:pPr>
      <w:r w:rsidRPr="006C670D">
        <w:rPr>
          <w:b/>
          <w:sz w:val="24"/>
          <w:szCs w:val="24"/>
          <w:highlight w:val="white"/>
        </w:rPr>
        <w:t xml:space="preserve">Figure 2. </w:t>
      </w:r>
      <w:r w:rsidR="00F811B7" w:rsidRPr="006C670D">
        <w:rPr>
          <w:b/>
          <w:sz w:val="24"/>
          <w:szCs w:val="24"/>
          <w:highlight w:val="white"/>
        </w:rPr>
        <w:t xml:space="preserve">Multiple QTL are </w:t>
      </w:r>
      <w:r w:rsidR="00F25771" w:rsidRPr="006C670D">
        <w:rPr>
          <w:b/>
          <w:sz w:val="24"/>
          <w:szCs w:val="24"/>
          <w:highlight w:val="white"/>
        </w:rPr>
        <w:t xml:space="preserve">associated </w:t>
      </w:r>
      <w:r w:rsidR="00F811B7" w:rsidRPr="006C670D">
        <w:rPr>
          <w:b/>
          <w:sz w:val="24"/>
          <w:szCs w:val="24"/>
          <w:highlight w:val="white"/>
        </w:rPr>
        <w:t xml:space="preserve">with </w:t>
      </w:r>
      <w:r w:rsidR="00F25771" w:rsidRPr="006C670D">
        <w:rPr>
          <w:b/>
          <w:sz w:val="24"/>
          <w:szCs w:val="24"/>
          <w:highlight w:val="white"/>
        </w:rPr>
        <w:t xml:space="preserve">variable propionate sensitivities among </w:t>
      </w:r>
      <w:r w:rsidR="00F811B7" w:rsidRPr="006C670D">
        <w:rPr>
          <w:b/>
          <w:i/>
          <w:sz w:val="24"/>
          <w:szCs w:val="24"/>
          <w:highlight w:val="white"/>
        </w:rPr>
        <w:t>C. elegans</w:t>
      </w:r>
      <w:r w:rsidR="00F811B7" w:rsidRPr="006C670D">
        <w:rPr>
          <w:b/>
          <w:sz w:val="24"/>
          <w:szCs w:val="24"/>
          <w:highlight w:val="white"/>
        </w:rPr>
        <w:t xml:space="preserve"> </w:t>
      </w:r>
      <w:r w:rsidR="00F25771" w:rsidRPr="006C670D">
        <w:rPr>
          <w:b/>
          <w:sz w:val="24"/>
          <w:szCs w:val="24"/>
          <w:highlight w:val="white"/>
        </w:rPr>
        <w:t>strains</w:t>
      </w:r>
    </w:p>
    <w:p w14:paraId="38DBA071" w14:textId="54C4E149" w:rsidR="00F072FA" w:rsidRPr="006C670D" w:rsidRDefault="00F811B7" w:rsidP="00F072FA">
      <w:pPr>
        <w:spacing w:line="480" w:lineRule="auto"/>
        <w:jc w:val="both"/>
        <w:rPr>
          <w:sz w:val="24"/>
          <w:szCs w:val="24"/>
        </w:rPr>
      </w:pPr>
      <w:r w:rsidRPr="006C670D">
        <w:rPr>
          <w:sz w:val="24"/>
          <w:szCs w:val="24"/>
        </w:rPr>
        <w:t>(</w:t>
      </w:r>
      <w:r w:rsidRPr="006C670D">
        <w:rPr>
          <w:bCs/>
          <w:sz w:val="24"/>
          <w:szCs w:val="24"/>
        </w:rPr>
        <w:t>A</w:t>
      </w:r>
      <w:r w:rsidRPr="006C670D">
        <w:rPr>
          <w:sz w:val="24"/>
          <w:szCs w:val="24"/>
        </w:rPr>
        <w:t xml:space="preserve">) Normalized L1 survival in the presence of 100 mM propionate for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L1 survival percentages were normalized by dividing each strain measurement by the maximum L1 survival percentage of all strains. Error bars show the standard deviation of replicate strain measurements.</w:t>
      </w:r>
      <w:r w:rsidR="00097AE0" w:rsidRPr="006C670D">
        <w:rPr>
          <w:sz w:val="24"/>
          <w:szCs w:val="24"/>
        </w:rPr>
        <w:t xml:space="preserve"> The reference strain N2 (orange) and the two strains discussed throughout this work DL238 (blue) and BRC20067 (</w:t>
      </w:r>
      <w:r w:rsidR="006C670D" w:rsidRPr="006C670D">
        <w:rPr>
          <w:sz w:val="24"/>
          <w:szCs w:val="24"/>
        </w:rPr>
        <w:t>pink</w:t>
      </w:r>
      <w:r w:rsidR="00097AE0" w:rsidRPr="006C670D">
        <w:rPr>
          <w:sz w:val="24"/>
          <w:szCs w:val="24"/>
        </w:rPr>
        <w:t xml:space="preserve">) are </w:t>
      </w:r>
      <w:r w:rsidR="006C670D" w:rsidRPr="006C670D">
        <w:rPr>
          <w:sz w:val="24"/>
          <w:szCs w:val="24"/>
        </w:rPr>
        <w:t>colored</w:t>
      </w:r>
      <w:r w:rsidR="00097AE0" w:rsidRPr="006C670D">
        <w:rPr>
          <w:sz w:val="24"/>
          <w:szCs w:val="24"/>
        </w:rPr>
        <w:t xml:space="preserve">. </w:t>
      </w:r>
    </w:p>
    <w:p w14:paraId="0838FBE9" w14:textId="3FFE0386" w:rsidR="00F072FA" w:rsidRPr="006C670D" w:rsidRDefault="00F811B7" w:rsidP="00F072FA">
      <w:pPr>
        <w:spacing w:line="480" w:lineRule="auto"/>
        <w:jc w:val="both"/>
        <w:rPr>
          <w:color w:val="212121"/>
          <w:sz w:val="24"/>
          <w:szCs w:val="24"/>
          <w:highlight w:val="white"/>
        </w:rPr>
      </w:pPr>
      <w:r w:rsidRPr="006C670D">
        <w:rPr>
          <w:sz w:val="24"/>
          <w:szCs w:val="24"/>
        </w:rPr>
        <w:lastRenderedPageBreak/>
        <w:t>(</w:t>
      </w:r>
      <w:r w:rsidRPr="006C670D">
        <w:rPr>
          <w:bCs/>
          <w:sz w:val="24"/>
          <w:szCs w:val="24"/>
        </w:rPr>
        <w:t>B</w:t>
      </w:r>
      <w:r w:rsidRPr="006C670D">
        <w:rPr>
          <w:sz w:val="24"/>
          <w:szCs w:val="24"/>
        </w:rPr>
        <w:t xml:space="preserve">) </w:t>
      </w:r>
      <w:r w:rsidR="00601312" w:rsidRPr="006C670D">
        <w:rPr>
          <w:color w:val="212121"/>
          <w:sz w:val="24"/>
          <w:szCs w:val="24"/>
          <w:highlight w:val="white"/>
        </w:rPr>
        <w:t>M</w:t>
      </w:r>
      <w:r w:rsidRPr="006C670D">
        <w:rPr>
          <w:color w:val="212121"/>
          <w:sz w:val="24"/>
          <w:szCs w:val="24"/>
          <w:highlight w:val="white"/>
        </w:rPr>
        <w:t xml:space="preserve">anhattan plot </w:t>
      </w:r>
      <w:r w:rsidR="007702EB" w:rsidRPr="006C670D">
        <w:rPr>
          <w:color w:val="212121"/>
          <w:sz w:val="24"/>
          <w:szCs w:val="24"/>
          <w:highlight w:val="white"/>
        </w:rPr>
        <w:t>from marker</w:t>
      </w:r>
      <w:r w:rsidR="00601312" w:rsidRPr="006C670D">
        <w:rPr>
          <w:color w:val="212121"/>
          <w:sz w:val="24"/>
          <w:szCs w:val="24"/>
          <w:highlight w:val="white"/>
        </w:rPr>
        <w:t>-based</w:t>
      </w:r>
      <w:r w:rsidR="007702EB" w:rsidRPr="006C670D">
        <w:rPr>
          <w:color w:val="212121"/>
          <w:sz w:val="24"/>
          <w:szCs w:val="24"/>
          <w:highlight w:val="white"/>
        </w:rPr>
        <w:t xml:space="preserve"> </w:t>
      </w:r>
      <w:r w:rsidR="00601312" w:rsidRPr="006C670D">
        <w:rPr>
          <w:color w:val="212121"/>
          <w:sz w:val="24"/>
          <w:szCs w:val="24"/>
          <w:highlight w:val="white"/>
        </w:rPr>
        <w:t>GWA</w:t>
      </w:r>
      <w:r w:rsidR="007702EB" w:rsidRPr="006C670D">
        <w:rPr>
          <w:color w:val="212121"/>
          <w:sz w:val="24"/>
          <w:szCs w:val="24"/>
          <w:highlight w:val="white"/>
        </w:rPr>
        <w:t xml:space="preserve"> mapping </w:t>
      </w:r>
      <w:r w:rsidRPr="006C670D">
        <w:rPr>
          <w:color w:val="212121"/>
          <w:sz w:val="24"/>
          <w:szCs w:val="24"/>
          <w:highlight w:val="white"/>
        </w:rPr>
        <w:t xml:space="preserve">for the </w:t>
      </w:r>
      <w:r w:rsidR="00097AE0" w:rsidRPr="006C670D">
        <w:rPr>
          <w:color w:val="212121"/>
          <w:sz w:val="24"/>
          <w:szCs w:val="24"/>
          <w:highlight w:val="white"/>
        </w:rPr>
        <w:t xml:space="preserve">normalized </w:t>
      </w:r>
      <w:r w:rsidRPr="006C670D">
        <w:rPr>
          <w:color w:val="212121"/>
          <w:sz w:val="24"/>
          <w:szCs w:val="24"/>
          <w:highlight w:val="white"/>
        </w:rPr>
        <w:t>L1 survival percentage after propionate exposure. Each point represents an SNV</w:t>
      </w:r>
      <w:r w:rsidR="00226A23" w:rsidRPr="006C670D">
        <w:rPr>
          <w:color w:val="212121"/>
          <w:sz w:val="24"/>
          <w:szCs w:val="24"/>
          <w:highlight w:val="white"/>
        </w:rPr>
        <w:t xml:space="preserve"> </w:t>
      </w:r>
      <w:r w:rsidRPr="006C670D">
        <w:rPr>
          <w:color w:val="212121"/>
          <w:sz w:val="24"/>
          <w:szCs w:val="24"/>
          <w:highlight w:val="white"/>
        </w:rPr>
        <w:t xml:space="preserve">that is present in at least 5% of the assayed wild population.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threshold, which is denoted by the dotted gray horizontal line. The genomic regions of interest surrounding the QTL that pass the BF</w:t>
      </w:r>
      <w:r w:rsidR="008F2BFD" w:rsidRPr="006C670D">
        <w:rPr>
          <w:color w:val="212121"/>
          <w:sz w:val="24"/>
          <w:szCs w:val="24"/>
          <w:highlight w:val="white"/>
        </w:rPr>
        <w:t xml:space="preserve"> threshold are</w:t>
      </w:r>
      <w:r w:rsidRPr="006C670D">
        <w:rPr>
          <w:color w:val="212121"/>
          <w:sz w:val="24"/>
          <w:szCs w:val="24"/>
          <w:highlight w:val="white"/>
        </w:rPr>
        <w:t xml:space="preserve"> </w:t>
      </w:r>
      <w:r w:rsidR="004B615F" w:rsidRPr="006C670D">
        <w:rPr>
          <w:color w:val="212121"/>
          <w:sz w:val="24"/>
          <w:szCs w:val="24"/>
          <w:highlight w:val="white"/>
        </w:rPr>
        <w:t>indicated in</w:t>
      </w:r>
      <w:r w:rsidRPr="006C670D">
        <w:rPr>
          <w:color w:val="212121"/>
          <w:sz w:val="24"/>
          <w:szCs w:val="24"/>
          <w:highlight w:val="white"/>
        </w:rPr>
        <w:t xml:space="preserve"> cyan. </w:t>
      </w:r>
    </w:p>
    <w:p w14:paraId="137866BF" w14:textId="66DC4AE2" w:rsidR="00F811B7" w:rsidRPr="006C670D" w:rsidRDefault="00F811B7" w:rsidP="00F072FA">
      <w:pPr>
        <w:spacing w:line="480" w:lineRule="auto"/>
        <w:jc w:val="both"/>
        <w:rPr>
          <w:color w:val="212121"/>
          <w:sz w:val="24"/>
          <w:szCs w:val="24"/>
          <w:highlight w:val="white"/>
        </w:rPr>
      </w:pPr>
      <w:r w:rsidRPr="006C670D">
        <w:rPr>
          <w:sz w:val="24"/>
          <w:szCs w:val="24"/>
        </w:rPr>
        <w:t>(</w:t>
      </w:r>
      <w:r w:rsidRPr="006C670D">
        <w:rPr>
          <w:bCs/>
          <w:sz w:val="24"/>
          <w:szCs w:val="24"/>
        </w:rPr>
        <w:t>C</w:t>
      </w:r>
      <w:r w:rsidRPr="006C670D">
        <w:rPr>
          <w:sz w:val="24"/>
          <w:szCs w:val="24"/>
        </w:rPr>
        <w:t xml:space="preserve">) </w:t>
      </w:r>
      <w:r w:rsidR="00665780" w:rsidRPr="006C670D">
        <w:rPr>
          <w:sz w:val="24"/>
          <w:szCs w:val="24"/>
        </w:rPr>
        <w:t xml:space="preserve">Manhattan plot from </w:t>
      </w:r>
      <w:r w:rsidR="008F2BFD" w:rsidRPr="006C670D">
        <w:rPr>
          <w:sz w:val="24"/>
          <w:szCs w:val="24"/>
        </w:rPr>
        <w:t>gene-based GWA</w:t>
      </w:r>
      <w:r w:rsidRPr="006C670D">
        <w:rPr>
          <w:sz w:val="24"/>
          <w:szCs w:val="24"/>
        </w:rPr>
        <w:t xml:space="preserve"> mapping for </w:t>
      </w:r>
      <w:r w:rsidRPr="006C670D">
        <w:rPr>
          <w:color w:val="212121"/>
          <w:sz w:val="24"/>
          <w:szCs w:val="24"/>
          <w:highlight w:val="white"/>
        </w:rPr>
        <w:t xml:space="preserve">L1 survival after propionate exposure. Each point represents a gene and </w:t>
      </w:r>
      <w:r w:rsidR="007C386E" w:rsidRPr="006C670D">
        <w:rPr>
          <w:color w:val="212121"/>
          <w:sz w:val="24"/>
          <w:szCs w:val="24"/>
          <w:highlight w:val="white"/>
        </w:rPr>
        <w:t>is</w:t>
      </w:r>
      <w:r w:rsidRPr="006C670D">
        <w:rPr>
          <w:color w:val="212121"/>
          <w:sz w:val="24"/>
          <w:szCs w:val="24"/>
          <w:highlight w:val="white"/>
        </w:rPr>
        <w:t xml:space="preserve"> colored red if </w:t>
      </w:r>
      <w:r w:rsidR="007C386E" w:rsidRPr="006C670D">
        <w:rPr>
          <w:color w:val="212121"/>
          <w:sz w:val="24"/>
          <w:szCs w:val="24"/>
          <w:highlight w:val="white"/>
        </w:rPr>
        <w:t>it</w:t>
      </w:r>
      <w:r w:rsidRPr="006C670D">
        <w:rPr>
          <w:color w:val="212121"/>
          <w:sz w:val="24"/>
          <w:szCs w:val="24"/>
          <w:highlight w:val="white"/>
        </w:rPr>
        <w:t xml:space="preserve"> pass</w:t>
      </w:r>
      <w:r w:rsidR="007C386E" w:rsidRPr="006C670D">
        <w:rPr>
          <w:color w:val="212121"/>
          <w:sz w:val="24"/>
          <w:szCs w:val="24"/>
          <w:highlight w:val="white"/>
        </w:rPr>
        <w:t>es</w:t>
      </w:r>
      <w:r w:rsidRPr="006C670D">
        <w:rPr>
          <w:color w:val="212121"/>
          <w:sz w:val="24"/>
          <w:szCs w:val="24"/>
          <w:highlight w:val="white"/>
        </w:rPr>
        <w:t xml:space="preserve"> the genome-wide BF threshold</w:t>
      </w:r>
      <w:r w:rsidR="008F2BFD" w:rsidRPr="006C670D">
        <w:rPr>
          <w:color w:val="212121"/>
          <w:sz w:val="24"/>
          <w:szCs w:val="24"/>
          <w:highlight w:val="white"/>
        </w:rPr>
        <w:t xml:space="preserve"> (gray line)</w:t>
      </w:r>
      <w:r w:rsidRPr="006C670D">
        <w:rPr>
          <w:color w:val="212121"/>
          <w:sz w:val="24"/>
          <w:szCs w:val="24"/>
          <w:highlight w:val="white"/>
        </w:rPr>
        <w:t xml:space="preserve">.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gene is plotted on the y-axis.</w:t>
      </w:r>
    </w:p>
    <w:p w14:paraId="301A4F57" w14:textId="77777777" w:rsidR="00FA27AA" w:rsidRPr="006C670D" w:rsidRDefault="00FA27AA" w:rsidP="001B2DF7">
      <w:pPr>
        <w:spacing w:line="480" w:lineRule="auto"/>
        <w:jc w:val="both"/>
        <w:rPr>
          <w:sz w:val="24"/>
          <w:szCs w:val="24"/>
        </w:rPr>
      </w:pPr>
    </w:p>
    <w:p w14:paraId="3A74338E" w14:textId="77777777" w:rsidR="005E3317" w:rsidRPr="006C670D" w:rsidRDefault="005E3317">
      <w:pPr>
        <w:rPr>
          <w:b/>
          <w:sz w:val="24"/>
          <w:szCs w:val="24"/>
          <w:highlight w:val="white"/>
        </w:rPr>
      </w:pPr>
      <w:r w:rsidRPr="006C670D">
        <w:rPr>
          <w:b/>
          <w:sz w:val="24"/>
          <w:szCs w:val="24"/>
          <w:highlight w:val="white"/>
        </w:rPr>
        <w:br w:type="page"/>
      </w:r>
    </w:p>
    <w:p w14:paraId="40A2EDEC" w14:textId="08B3FD3E" w:rsidR="005E3317" w:rsidRPr="006C670D" w:rsidRDefault="005E3317" w:rsidP="00FA7693">
      <w:pPr>
        <w:spacing w:line="480" w:lineRule="auto"/>
        <w:jc w:val="both"/>
        <w:rPr>
          <w:b/>
          <w:sz w:val="24"/>
          <w:szCs w:val="24"/>
          <w:highlight w:val="white"/>
        </w:rPr>
      </w:pPr>
      <w:r w:rsidRPr="006C670D">
        <w:rPr>
          <w:b/>
          <w:noProof/>
          <w:sz w:val="24"/>
          <w:szCs w:val="24"/>
          <w:lang w:val="en-US" w:eastAsia="en-US"/>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9DD99F2" w14:textId="16EA96AB" w:rsidR="00006E8B" w:rsidRPr="006C670D" w:rsidRDefault="00FA27AA" w:rsidP="00FA7693">
      <w:pPr>
        <w:spacing w:line="480" w:lineRule="auto"/>
        <w:jc w:val="both"/>
        <w:rPr>
          <w:b/>
          <w:sz w:val="24"/>
          <w:szCs w:val="24"/>
        </w:rPr>
      </w:pPr>
      <w:r w:rsidRPr="006C670D">
        <w:rPr>
          <w:b/>
          <w:sz w:val="24"/>
          <w:szCs w:val="24"/>
          <w:highlight w:val="white"/>
        </w:rPr>
        <w:t xml:space="preserve">Figure </w:t>
      </w:r>
      <w:r w:rsidRPr="00727DD8">
        <w:rPr>
          <w:b/>
          <w:sz w:val="24"/>
          <w:szCs w:val="24"/>
          <w:highlight w:val="white"/>
        </w:rPr>
        <w:t>3</w:t>
      </w:r>
      <w:r w:rsidRPr="006C670D">
        <w:rPr>
          <w:b/>
          <w:sz w:val="24"/>
          <w:szCs w:val="24"/>
          <w:highlight w:val="white"/>
        </w:rPr>
        <w:t xml:space="preserve">. </w:t>
      </w:r>
      <w:r w:rsidR="00006E8B" w:rsidRPr="006C670D">
        <w:rPr>
          <w:b/>
          <w:color w:val="000000" w:themeColor="text1"/>
          <w:sz w:val="24"/>
          <w:szCs w:val="24"/>
          <w:highlight w:val="white"/>
        </w:rPr>
        <w:t xml:space="preserve">Chromosome V </w:t>
      </w:r>
      <w:r w:rsidR="008F2BFD" w:rsidRPr="006C670D">
        <w:rPr>
          <w:b/>
          <w:color w:val="000000" w:themeColor="text1"/>
          <w:sz w:val="24"/>
          <w:szCs w:val="24"/>
          <w:highlight w:val="white"/>
        </w:rPr>
        <w:t>near</w:t>
      </w:r>
      <w:r w:rsidR="00006E8B" w:rsidRPr="006C670D">
        <w:rPr>
          <w:b/>
          <w:color w:val="000000" w:themeColor="text1"/>
          <w:sz w:val="24"/>
          <w:szCs w:val="24"/>
          <w:highlight w:val="white"/>
        </w:rPr>
        <w:t>-</w:t>
      </w:r>
      <w:r w:rsidR="008F2BFD" w:rsidRPr="006C670D">
        <w:rPr>
          <w:b/>
          <w:color w:val="000000" w:themeColor="text1"/>
          <w:sz w:val="24"/>
          <w:szCs w:val="24"/>
          <w:highlight w:val="white"/>
        </w:rPr>
        <w:t xml:space="preserve">isogenic lines </w:t>
      </w:r>
      <w:r w:rsidR="00006E8B" w:rsidRPr="006C670D">
        <w:rPr>
          <w:b/>
          <w:color w:val="000000" w:themeColor="text1"/>
          <w:sz w:val="24"/>
          <w:szCs w:val="24"/>
          <w:highlight w:val="white"/>
        </w:rPr>
        <w:t xml:space="preserve">do not </w:t>
      </w:r>
      <w:r w:rsidR="008F2BFD" w:rsidRPr="006C670D">
        <w:rPr>
          <w:b/>
          <w:color w:val="000000" w:themeColor="text1"/>
          <w:sz w:val="24"/>
          <w:szCs w:val="24"/>
          <w:highlight w:val="white"/>
        </w:rPr>
        <w:t xml:space="preserve">recapitulate </w:t>
      </w:r>
      <w:r w:rsidR="008F2BFD" w:rsidRPr="006C670D">
        <w:rPr>
          <w:b/>
          <w:color w:val="000000" w:themeColor="text1"/>
          <w:sz w:val="24"/>
          <w:szCs w:val="24"/>
        </w:rPr>
        <w:t xml:space="preserve">the </w:t>
      </w:r>
      <w:proofErr w:type="spellStart"/>
      <w:r w:rsidR="008F2BFD" w:rsidRPr="006C670D">
        <w:rPr>
          <w:b/>
          <w:color w:val="000000" w:themeColor="text1"/>
          <w:sz w:val="24"/>
          <w:szCs w:val="24"/>
        </w:rPr>
        <w:t>chrV</w:t>
      </w:r>
      <w:proofErr w:type="spellEnd"/>
      <w:r w:rsidR="008F2BFD" w:rsidRPr="006C670D">
        <w:rPr>
          <w:b/>
          <w:color w:val="000000" w:themeColor="text1"/>
          <w:sz w:val="24"/>
          <w:szCs w:val="24"/>
        </w:rPr>
        <w:t xml:space="preserve"> right QTL effect</w:t>
      </w:r>
    </w:p>
    <w:p w14:paraId="16FA8CDB" w14:textId="76BD78AE" w:rsidR="00006E8B" w:rsidRPr="006C670D" w:rsidRDefault="00006E8B" w:rsidP="00FA7693">
      <w:pPr>
        <w:spacing w:line="480" w:lineRule="auto"/>
        <w:jc w:val="both"/>
        <w:rPr>
          <w:sz w:val="24"/>
          <w:szCs w:val="24"/>
        </w:rPr>
      </w:pPr>
      <w:r w:rsidRPr="006C670D">
        <w:rPr>
          <w:sz w:val="24"/>
          <w:szCs w:val="24"/>
        </w:rPr>
        <w:t xml:space="preserve">(A) Chromosome V genotypes of near-isogenic lines (NILs) generated between BRC20067 </w:t>
      </w:r>
      <w:r w:rsidR="008F2BFD" w:rsidRPr="006C670D">
        <w:rPr>
          <w:sz w:val="24"/>
          <w:szCs w:val="24"/>
        </w:rPr>
        <w:t xml:space="preserve">(pink) </w:t>
      </w:r>
      <w:r w:rsidRPr="006C670D">
        <w:rPr>
          <w:sz w:val="24"/>
          <w:szCs w:val="24"/>
        </w:rPr>
        <w:t>and DL238</w:t>
      </w:r>
      <w:r w:rsidR="008F2BFD" w:rsidRPr="006C670D">
        <w:rPr>
          <w:sz w:val="24"/>
          <w:szCs w:val="24"/>
        </w:rPr>
        <w:t xml:space="preserve"> (blue)</w:t>
      </w:r>
      <w:r w:rsidRPr="006C670D">
        <w:rPr>
          <w:sz w:val="24"/>
          <w:szCs w:val="24"/>
        </w:rPr>
        <w:t xml:space="preserve">. </w:t>
      </w:r>
      <w:r w:rsidR="008F2BFD" w:rsidRPr="006C670D">
        <w:rPr>
          <w:sz w:val="24"/>
          <w:szCs w:val="24"/>
        </w:rPr>
        <w:t>The dotted lines denote the QTL region of interest from the marker-based GWA mapping.</w:t>
      </w:r>
      <w:r w:rsidRPr="006C670D">
        <w:rPr>
          <w:sz w:val="24"/>
          <w:szCs w:val="24"/>
        </w:rPr>
        <w:t xml:space="preserve"> </w:t>
      </w:r>
    </w:p>
    <w:p w14:paraId="7567CE53" w14:textId="5DCBA7F7" w:rsidR="00006E8B" w:rsidRPr="006C670D" w:rsidRDefault="00006E8B" w:rsidP="00FA7693">
      <w:pPr>
        <w:spacing w:line="480" w:lineRule="auto"/>
        <w:jc w:val="both"/>
        <w:rPr>
          <w:sz w:val="24"/>
          <w:szCs w:val="24"/>
        </w:rPr>
      </w:pPr>
      <w:r w:rsidRPr="006C670D">
        <w:rPr>
          <w:sz w:val="24"/>
          <w:szCs w:val="24"/>
        </w:rPr>
        <w:t xml:space="preserve">(B) Tukey box plots of </w:t>
      </w:r>
      <w:r w:rsidR="00D737E0" w:rsidRPr="006C670D">
        <w:rPr>
          <w:sz w:val="24"/>
          <w:szCs w:val="24"/>
        </w:rPr>
        <w:t xml:space="preserve">normalized </w:t>
      </w:r>
      <w:r w:rsidRPr="006C670D">
        <w:rPr>
          <w:sz w:val="24"/>
          <w:szCs w:val="24"/>
        </w:rPr>
        <w:t xml:space="preserve">L1 survival </w:t>
      </w:r>
      <w:r w:rsidR="004F2B5E" w:rsidRPr="006C670D">
        <w:rPr>
          <w:sz w:val="24"/>
          <w:szCs w:val="24"/>
        </w:rPr>
        <w:t xml:space="preserve">after exposure to 100 mM propionate </w:t>
      </w:r>
      <w:r w:rsidRPr="006C670D">
        <w:rPr>
          <w:sz w:val="24"/>
          <w:szCs w:val="24"/>
        </w:rPr>
        <w:t xml:space="preserve">phenotypes of each NIL and parental strain. Each dot represents a replicate L1 survival measurement. </w:t>
      </w:r>
    </w:p>
    <w:p w14:paraId="2AE4CD38" w14:textId="77777777" w:rsidR="00006E8B" w:rsidRPr="006C670D" w:rsidRDefault="00006E8B" w:rsidP="00FA7693">
      <w:pPr>
        <w:spacing w:line="480" w:lineRule="auto"/>
        <w:jc w:val="both"/>
        <w:rPr>
          <w:sz w:val="24"/>
          <w:szCs w:val="24"/>
        </w:rPr>
      </w:pPr>
    </w:p>
    <w:p w14:paraId="197EBA6D" w14:textId="77777777" w:rsidR="005E3317" w:rsidRPr="006C670D" w:rsidRDefault="005E3317">
      <w:pPr>
        <w:rPr>
          <w:b/>
          <w:sz w:val="24"/>
          <w:szCs w:val="24"/>
          <w:highlight w:val="white"/>
        </w:rPr>
      </w:pPr>
      <w:r w:rsidRPr="006C670D">
        <w:rPr>
          <w:b/>
          <w:sz w:val="24"/>
          <w:szCs w:val="24"/>
          <w:highlight w:val="white"/>
        </w:rPr>
        <w:br w:type="page"/>
      </w:r>
    </w:p>
    <w:p w14:paraId="20649B50" w14:textId="30997CD0" w:rsidR="005E3317" w:rsidRPr="006C670D" w:rsidRDefault="00561F4B" w:rsidP="00586D73">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B55FEE6" wp14:editId="49B7A8AE">
            <wp:extent cx="5943600" cy="457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AB81E62" w14:textId="2DC2AC9C" w:rsidR="000300F4" w:rsidRPr="006C670D" w:rsidRDefault="000300F4" w:rsidP="00FA7693">
      <w:pPr>
        <w:spacing w:line="480" w:lineRule="auto"/>
        <w:jc w:val="both"/>
        <w:rPr>
          <w:b/>
          <w:i/>
          <w:sz w:val="24"/>
          <w:szCs w:val="24"/>
        </w:rPr>
      </w:pPr>
      <w:r w:rsidRPr="006C670D">
        <w:rPr>
          <w:b/>
          <w:sz w:val="24"/>
          <w:szCs w:val="24"/>
          <w:highlight w:val="white"/>
        </w:rPr>
        <w:t xml:space="preserve">Figure </w:t>
      </w:r>
      <w:r w:rsidRPr="00727DD8">
        <w:rPr>
          <w:b/>
          <w:sz w:val="24"/>
          <w:szCs w:val="24"/>
          <w:highlight w:val="white"/>
        </w:rPr>
        <w:t>4</w:t>
      </w:r>
      <w:r w:rsidRPr="006C670D">
        <w:rPr>
          <w:b/>
          <w:sz w:val="24"/>
          <w:szCs w:val="24"/>
          <w:highlight w:val="white"/>
        </w:rPr>
        <w:t>.</w:t>
      </w:r>
      <w:r w:rsidRPr="00727DD8">
        <w:rPr>
          <w:sz w:val="24"/>
          <w:szCs w:val="24"/>
        </w:rPr>
        <w:t xml:space="preserve"> </w:t>
      </w:r>
      <w:r w:rsidRPr="006C670D">
        <w:rPr>
          <w:b/>
          <w:sz w:val="24"/>
          <w:szCs w:val="24"/>
        </w:rPr>
        <w:t xml:space="preserve">Variation in </w:t>
      </w:r>
      <w:r w:rsidRPr="006C670D">
        <w:rPr>
          <w:b/>
          <w:i/>
          <w:sz w:val="24"/>
          <w:szCs w:val="24"/>
        </w:rPr>
        <w:t>glct-3</w:t>
      </w:r>
      <w:r w:rsidRPr="006C670D">
        <w:rPr>
          <w:b/>
          <w:sz w:val="24"/>
          <w:szCs w:val="24"/>
        </w:rPr>
        <w:t xml:space="preserve"> </w:t>
      </w:r>
      <w:r w:rsidR="00102BD6" w:rsidRPr="006C670D">
        <w:rPr>
          <w:b/>
          <w:sz w:val="24"/>
          <w:szCs w:val="24"/>
        </w:rPr>
        <w:t xml:space="preserve">underlies differential propionate </w:t>
      </w:r>
      <w:r w:rsidR="00400B63" w:rsidRPr="006C670D">
        <w:rPr>
          <w:b/>
          <w:sz w:val="24"/>
          <w:szCs w:val="24"/>
        </w:rPr>
        <w:t>s</w:t>
      </w:r>
      <w:r w:rsidRPr="006C670D">
        <w:rPr>
          <w:b/>
          <w:sz w:val="24"/>
          <w:szCs w:val="24"/>
        </w:rPr>
        <w:t xml:space="preserve">ensitivity in </w:t>
      </w:r>
      <w:r w:rsidRPr="006C670D">
        <w:rPr>
          <w:b/>
          <w:i/>
          <w:sz w:val="24"/>
          <w:szCs w:val="24"/>
        </w:rPr>
        <w:t>C. elegans</w:t>
      </w:r>
    </w:p>
    <w:p w14:paraId="5176DF5E" w14:textId="4710868E" w:rsidR="00561F4B" w:rsidRPr="006C670D" w:rsidRDefault="000300F4" w:rsidP="00FA7693">
      <w:pPr>
        <w:spacing w:line="480" w:lineRule="auto"/>
        <w:jc w:val="both"/>
        <w:rPr>
          <w:sz w:val="24"/>
          <w:szCs w:val="24"/>
        </w:rPr>
      </w:pPr>
      <w:r w:rsidRPr="00727DD8">
        <w:rPr>
          <w:sz w:val="24"/>
          <w:szCs w:val="24"/>
        </w:rPr>
        <w:t>(A)</w:t>
      </w:r>
      <w:r w:rsidR="00226A23" w:rsidRPr="006C670D">
        <w:rPr>
          <w:sz w:val="24"/>
          <w:szCs w:val="24"/>
        </w:rPr>
        <w:t xml:space="preserve"> </w:t>
      </w:r>
      <w:r w:rsidR="00561F4B" w:rsidRPr="006C670D">
        <w:rPr>
          <w:sz w:val="24"/>
          <w:szCs w:val="24"/>
        </w:rPr>
        <w:t xml:space="preserve">Manhattan plot showing the strength of correlation between variants surrounding the </w:t>
      </w:r>
      <w:r w:rsidR="00561F4B" w:rsidRPr="006C670D">
        <w:rPr>
          <w:i/>
          <w:iCs/>
          <w:sz w:val="24"/>
          <w:szCs w:val="24"/>
        </w:rPr>
        <w:t>glct-3</w:t>
      </w:r>
      <w:r w:rsidR="00561F4B" w:rsidRPr="006C670D">
        <w:rPr>
          <w:sz w:val="24"/>
          <w:szCs w:val="24"/>
        </w:rPr>
        <w:t xml:space="preserve"> gene identified by gene-based GWA mapping of the normalized L1 survival after propionate exposure phenotype. The gray shaded rectangle represents the </w:t>
      </w:r>
      <w:r w:rsidR="00561F4B" w:rsidRPr="006C670D">
        <w:rPr>
          <w:i/>
          <w:iCs/>
          <w:sz w:val="24"/>
          <w:szCs w:val="24"/>
        </w:rPr>
        <w:t>glct-3</w:t>
      </w:r>
      <w:r w:rsidR="00561F4B" w:rsidRPr="006C670D">
        <w:rPr>
          <w:sz w:val="24"/>
          <w:szCs w:val="24"/>
        </w:rPr>
        <w:t xml:space="preserve"> gene (chrI:12385765-12388791).</w:t>
      </w:r>
    </w:p>
    <w:p w14:paraId="03565810" w14:textId="7E7EAF38" w:rsidR="000300F4" w:rsidRPr="006C670D" w:rsidRDefault="00561F4B" w:rsidP="00FA7693">
      <w:pPr>
        <w:spacing w:line="480" w:lineRule="auto"/>
        <w:jc w:val="both"/>
        <w:rPr>
          <w:sz w:val="24"/>
          <w:szCs w:val="24"/>
        </w:rPr>
      </w:pPr>
      <w:r w:rsidRPr="006C670D">
        <w:rPr>
          <w:sz w:val="24"/>
          <w:szCs w:val="24"/>
        </w:rPr>
        <w:t>(B) Tukey b</w:t>
      </w:r>
      <w:r w:rsidR="00226A23" w:rsidRPr="006C670D">
        <w:rPr>
          <w:sz w:val="24"/>
          <w:szCs w:val="24"/>
        </w:rPr>
        <w:t>ox plot</w:t>
      </w:r>
      <w:r w:rsidR="009B2A31" w:rsidRPr="006C670D">
        <w:rPr>
          <w:sz w:val="24"/>
          <w:szCs w:val="24"/>
        </w:rPr>
        <w:t>s</w:t>
      </w:r>
      <w:r w:rsidR="00226A23" w:rsidRPr="006C670D">
        <w:rPr>
          <w:sz w:val="24"/>
          <w:szCs w:val="24"/>
        </w:rPr>
        <w:t xml:space="preserve"> </w:t>
      </w:r>
      <w:r w:rsidRPr="006C670D">
        <w:rPr>
          <w:sz w:val="24"/>
          <w:szCs w:val="24"/>
        </w:rPr>
        <w:t xml:space="preserve">of </w:t>
      </w:r>
      <w:r w:rsidRPr="006C670D">
        <w:rPr>
          <w:i/>
          <w:iCs/>
          <w:sz w:val="24"/>
          <w:szCs w:val="24"/>
        </w:rPr>
        <w:t>C. elegans</w:t>
      </w:r>
      <w:r w:rsidRPr="006C670D">
        <w:rPr>
          <w:sz w:val="24"/>
          <w:szCs w:val="24"/>
        </w:rPr>
        <w:t xml:space="preserve"> wild isolate’s </w:t>
      </w:r>
      <w:r w:rsidR="00226A23" w:rsidRPr="006C670D">
        <w:rPr>
          <w:sz w:val="24"/>
          <w:szCs w:val="24"/>
        </w:rPr>
        <w:t xml:space="preserve">normalized L1 survival </w:t>
      </w:r>
      <w:r w:rsidRPr="006C670D">
        <w:rPr>
          <w:sz w:val="24"/>
          <w:szCs w:val="24"/>
        </w:rPr>
        <w:t>after exposure</w:t>
      </w:r>
      <w:r w:rsidR="00226A23" w:rsidRPr="006C670D">
        <w:rPr>
          <w:sz w:val="24"/>
          <w:szCs w:val="24"/>
        </w:rPr>
        <w:t xml:space="preserve"> to 100 mM propionate</w:t>
      </w:r>
      <w:r w:rsidRPr="006C670D">
        <w:rPr>
          <w:sz w:val="24"/>
          <w:szCs w:val="24"/>
        </w:rPr>
        <w:t xml:space="preserve">. </w:t>
      </w:r>
      <w:r w:rsidR="004F2B5E" w:rsidRPr="006C670D">
        <w:rPr>
          <w:sz w:val="24"/>
          <w:szCs w:val="24"/>
        </w:rPr>
        <w:t xml:space="preserve">Each dot represents the mean of 20 replicate measures for each strain. </w:t>
      </w:r>
      <w:r w:rsidRPr="006C670D">
        <w:rPr>
          <w:sz w:val="24"/>
          <w:szCs w:val="24"/>
        </w:rPr>
        <w:t xml:space="preserve">Strains are separated by the presence of a stop-gained variant at amino acid position 16 of GLCT-3. DL238 (blue) and BRC20067 (pink) are highlighted for reference. </w:t>
      </w:r>
    </w:p>
    <w:p w14:paraId="0CFE9D58" w14:textId="1CE2405E" w:rsidR="000300F4" w:rsidRPr="006C670D" w:rsidRDefault="000300F4" w:rsidP="00FA7693">
      <w:pPr>
        <w:spacing w:line="480" w:lineRule="auto"/>
        <w:jc w:val="both"/>
        <w:rPr>
          <w:sz w:val="24"/>
          <w:szCs w:val="24"/>
        </w:rPr>
      </w:pPr>
      <w:r w:rsidRPr="006C670D">
        <w:rPr>
          <w:sz w:val="24"/>
          <w:szCs w:val="24"/>
        </w:rPr>
        <w:lastRenderedPageBreak/>
        <w:t>(</w:t>
      </w:r>
      <w:r w:rsidR="00561F4B" w:rsidRPr="006C670D">
        <w:rPr>
          <w:sz w:val="24"/>
          <w:szCs w:val="24"/>
        </w:rPr>
        <w:t>C</w:t>
      </w:r>
      <w:r w:rsidRPr="006C670D">
        <w:rPr>
          <w:sz w:val="24"/>
          <w:szCs w:val="24"/>
        </w:rPr>
        <w:t>) Tukey box plots of</w:t>
      </w:r>
      <w:r w:rsidR="00561F4B" w:rsidRPr="006C670D">
        <w:rPr>
          <w:sz w:val="24"/>
          <w:szCs w:val="24"/>
        </w:rPr>
        <w:t xml:space="preserve"> normalized </w:t>
      </w:r>
      <w:r w:rsidRPr="006C670D">
        <w:rPr>
          <w:sz w:val="24"/>
          <w:szCs w:val="24"/>
        </w:rPr>
        <w:t>L1 survival of each CRISPR-edited and parental strain</w:t>
      </w:r>
      <w:r w:rsidR="00226A23" w:rsidRPr="006C670D">
        <w:rPr>
          <w:sz w:val="24"/>
          <w:szCs w:val="24"/>
        </w:rPr>
        <w:t xml:space="preserve"> </w:t>
      </w:r>
      <w:r w:rsidR="00561F4B" w:rsidRPr="006C670D">
        <w:rPr>
          <w:sz w:val="24"/>
          <w:szCs w:val="24"/>
        </w:rPr>
        <w:t>after exposure to</w:t>
      </w:r>
      <w:r w:rsidR="00226A23" w:rsidRPr="006C670D">
        <w:rPr>
          <w:sz w:val="24"/>
          <w:szCs w:val="24"/>
        </w:rPr>
        <w:t xml:space="preserve"> 100 mM propionate</w:t>
      </w:r>
      <w:r w:rsidR="00561F4B" w:rsidRPr="006C670D">
        <w:rPr>
          <w:sz w:val="24"/>
          <w:szCs w:val="24"/>
        </w:rPr>
        <w:t xml:space="preserve"> are show</w:t>
      </w:r>
      <w:r w:rsidR="004F2B5E" w:rsidRPr="006C670D">
        <w:rPr>
          <w:sz w:val="24"/>
          <w:szCs w:val="24"/>
        </w:rPr>
        <w:t>n</w:t>
      </w:r>
      <w:r w:rsidR="00226A23" w:rsidRPr="006C670D">
        <w:rPr>
          <w:sz w:val="24"/>
          <w:szCs w:val="24"/>
        </w:rPr>
        <w:t>.</w:t>
      </w:r>
      <w:r w:rsidRPr="006C670D">
        <w:rPr>
          <w:sz w:val="24"/>
          <w:szCs w:val="24"/>
        </w:rPr>
        <w:t xml:space="preserve"> Each dot represents a replicate L1 survival measurement. </w:t>
      </w:r>
      <w:r w:rsidR="004F2B5E" w:rsidRPr="00EC3CC1">
        <w:rPr>
          <w:color w:val="000000" w:themeColor="text1"/>
          <w:sz w:val="24"/>
          <w:szCs w:val="24"/>
        </w:rPr>
        <w:t>(</w:t>
      </w:r>
      <w:r w:rsidR="004F2B5E" w:rsidRPr="006C670D">
        <w:rPr>
          <w:color w:val="000000" w:themeColor="text1"/>
          <w:sz w:val="24"/>
          <w:szCs w:val="24"/>
        </w:rPr>
        <w:t>** indicates</w:t>
      </w:r>
      <w:r w:rsidR="004F2B5E" w:rsidRPr="00EC3CC1">
        <w:rPr>
          <w:color w:val="000000" w:themeColor="text1"/>
          <w:sz w:val="24"/>
          <w:szCs w:val="24"/>
        </w:rPr>
        <w:t xml:space="preserve"> </w:t>
      </w:r>
      <w:r w:rsidR="004F2B5E" w:rsidRPr="006C670D">
        <w:rPr>
          <w:color w:val="000000" w:themeColor="text1"/>
          <w:sz w:val="24"/>
          <w:szCs w:val="24"/>
        </w:rPr>
        <w:t xml:space="preserve">Student’s t-Test </w:t>
      </w:r>
      <w:r w:rsidR="004F2B5E" w:rsidRPr="006C670D">
        <w:rPr>
          <w:i/>
          <w:iCs/>
          <w:color w:val="000000" w:themeColor="text1"/>
          <w:sz w:val="24"/>
          <w:szCs w:val="24"/>
        </w:rPr>
        <w:t>p</w:t>
      </w:r>
      <w:r w:rsidR="004F2B5E" w:rsidRPr="006C670D">
        <w:rPr>
          <w:color w:val="000000" w:themeColor="text1"/>
          <w:sz w:val="24"/>
          <w:szCs w:val="24"/>
        </w:rPr>
        <w:t xml:space="preserve"> </w:t>
      </w:r>
      <w:r w:rsidR="004F2B5E" w:rsidRPr="00EC3CC1">
        <w:rPr>
          <w:color w:val="000000" w:themeColor="text1"/>
          <w:sz w:val="24"/>
          <w:szCs w:val="24"/>
        </w:rPr>
        <w:t>&lt;</w:t>
      </w:r>
      <w:r w:rsidR="004F2B5E" w:rsidRPr="006C670D">
        <w:rPr>
          <w:color w:val="000000" w:themeColor="text1"/>
          <w:sz w:val="24"/>
          <w:szCs w:val="24"/>
        </w:rPr>
        <w:t xml:space="preserve"> </w:t>
      </w:r>
      <w:r w:rsidR="004F2B5E" w:rsidRPr="00EC3CC1">
        <w:rPr>
          <w:color w:val="000000" w:themeColor="text1"/>
          <w:sz w:val="24"/>
          <w:szCs w:val="24"/>
        </w:rPr>
        <w:t>0.0</w:t>
      </w:r>
      <w:r w:rsidR="004F2B5E" w:rsidRPr="006C670D">
        <w:rPr>
          <w:color w:val="000000" w:themeColor="text1"/>
          <w:sz w:val="24"/>
          <w:szCs w:val="24"/>
        </w:rPr>
        <w:t xml:space="preserve">01 and **** indicates </w:t>
      </w:r>
      <w:r w:rsidR="004F2B5E" w:rsidRPr="006C670D">
        <w:rPr>
          <w:i/>
          <w:iCs/>
          <w:color w:val="000000" w:themeColor="text1"/>
          <w:sz w:val="24"/>
          <w:szCs w:val="24"/>
        </w:rPr>
        <w:t>p</w:t>
      </w:r>
      <w:r w:rsidR="004F2B5E" w:rsidRPr="006C670D">
        <w:rPr>
          <w:color w:val="000000" w:themeColor="text1"/>
          <w:sz w:val="24"/>
          <w:szCs w:val="24"/>
        </w:rPr>
        <w:t xml:space="preserve"> &lt; 0.0001</w:t>
      </w:r>
      <w:r w:rsidR="004F2B5E" w:rsidRPr="00EC3CC1">
        <w:rPr>
          <w:color w:val="000000" w:themeColor="text1"/>
          <w:sz w:val="24"/>
          <w:szCs w:val="24"/>
        </w:rPr>
        <w:t>)</w:t>
      </w:r>
      <w:r w:rsidR="004F2B5E" w:rsidRPr="006C670D">
        <w:rPr>
          <w:color w:val="000000" w:themeColor="text1"/>
          <w:sz w:val="24"/>
          <w:szCs w:val="24"/>
        </w:rPr>
        <w:t>.</w:t>
      </w:r>
    </w:p>
    <w:p w14:paraId="03880B75" w14:textId="659B376D" w:rsidR="00A3321E" w:rsidRPr="00EC3CC1" w:rsidRDefault="00A3321E" w:rsidP="00FA7693">
      <w:pPr>
        <w:spacing w:line="480" w:lineRule="auto"/>
        <w:jc w:val="both"/>
        <w:rPr>
          <w:sz w:val="24"/>
          <w:szCs w:val="24"/>
        </w:rPr>
      </w:pPr>
    </w:p>
    <w:p w14:paraId="0EAA4BEF" w14:textId="77777777" w:rsidR="00A3321E" w:rsidRPr="00EC3CC1" w:rsidRDefault="00A3321E">
      <w:pPr>
        <w:rPr>
          <w:sz w:val="24"/>
          <w:szCs w:val="24"/>
        </w:rPr>
      </w:pPr>
      <w:r w:rsidRPr="00EC3CC1">
        <w:rPr>
          <w:sz w:val="24"/>
          <w:szCs w:val="24"/>
        </w:rPr>
        <w:br w:type="page"/>
      </w:r>
    </w:p>
    <w:p w14:paraId="06AF0755" w14:textId="641CBB77" w:rsidR="005E3317" w:rsidRPr="006C670D" w:rsidRDefault="00D9390E" w:rsidP="009B3364">
      <w:pPr>
        <w:spacing w:line="480" w:lineRule="auto"/>
        <w:rPr>
          <w:b/>
          <w:sz w:val="24"/>
          <w:szCs w:val="24"/>
          <w:highlight w:val="white"/>
        </w:rPr>
      </w:pPr>
      <w:r w:rsidRPr="006C670D">
        <w:rPr>
          <w:b/>
          <w:noProof/>
          <w:sz w:val="24"/>
          <w:szCs w:val="24"/>
          <w:lang w:val="en-US" w:eastAsia="en-US"/>
        </w:rPr>
        <w:lastRenderedPageBreak/>
        <w:drawing>
          <wp:inline distT="0" distB="0" distL="0" distR="0" wp14:anchorId="3D50B5F9" wp14:editId="412C52A2">
            <wp:extent cx="5943600" cy="2743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2802C0F" w14:textId="68D6DCA9" w:rsidR="000300F4" w:rsidRPr="006C670D" w:rsidRDefault="000300F4" w:rsidP="006C670D">
      <w:pPr>
        <w:spacing w:line="480" w:lineRule="auto"/>
        <w:jc w:val="both"/>
        <w:outlineLvl w:val="0"/>
        <w:rPr>
          <w:b/>
          <w:i/>
          <w:sz w:val="24"/>
          <w:szCs w:val="24"/>
        </w:rPr>
      </w:pPr>
      <w:r w:rsidRPr="006C670D">
        <w:rPr>
          <w:b/>
          <w:sz w:val="24"/>
          <w:szCs w:val="24"/>
          <w:highlight w:val="white"/>
        </w:rPr>
        <w:t xml:space="preserve">Figure </w:t>
      </w:r>
      <w:r w:rsidRPr="00EC3CC1">
        <w:rPr>
          <w:b/>
          <w:sz w:val="24"/>
          <w:szCs w:val="24"/>
          <w:highlight w:val="white"/>
        </w:rPr>
        <w:t>5</w:t>
      </w:r>
      <w:r w:rsidRPr="006C670D">
        <w:rPr>
          <w:b/>
          <w:sz w:val="24"/>
          <w:szCs w:val="24"/>
          <w:highlight w:val="white"/>
        </w:rPr>
        <w:t>.</w:t>
      </w:r>
      <w:r w:rsidRPr="006C670D">
        <w:rPr>
          <w:b/>
          <w:sz w:val="24"/>
          <w:szCs w:val="24"/>
        </w:rPr>
        <w:t xml:space="preserve"> </w:t>
      </w:r>
      <w:r w:rsidR="006C670D" w:rsidRPr="006C670D">
        <w:rPr>
          <w:b/>
          <w:sz w:val="24"/>
          <w:szCs w:val="24"/>
        </w:rPr>
        <w:t>Expansion of the</w:t>
      </w:r>
      <w:r w:rsidR="006C670D" w:rsidRPr="006C670D">
        <w:rPr>
          <w:sz w:val="24"/>
          <w:szCs w:val="24"/>
        </w:rPr>
        <w:t xml:space="preserve"> </w:t>
      </w:r>
      <w:proofErr w:type="spellStart"/>
      <w:r w:rsidRPr="00EC3CC1">
        <w:rPr>
          <w:b/>
          <w:i/>
          <w:sz w:val="24"/>
          <w:szCs w:val="24"/>
        </w:rPr>
        <w:t>glct</w:t>
      </w:r>
      <w:proofErr w:type="spellEnd"/>
      <w:r w:rsidRPr="00EC3CC1">
        <w:rPr>
          <w:b/>
          <w:sz w:val="24"/>
          <w:szCs w:val="24"/>
        </w:rPr>
        <w:t xml:space="preserve"> </w:t>
      </w:r>
      <w:r w:rsidR="00010B07" w:rsidRPr="006C670D">
        <w:rPr>
          <w:b/>
          <w:sz w:val="24"/>
          <w:szCs w:val="24"/>
        </w:rPr>
        <w:t>f</w:t>
      </w:r>
      <w:r w:rsidRPr="00EC3CC1">
        <w:rPr>
          <w:b/>
          <w:sz w:val="24"/>
          <w:szCs w:val="24"/>
        </w:rPr>
        <w:t>amily</w:t>
      </w:r>
    </w:p>
    <w:p w14:paraId="554DCB39" w14:textId="15A81ABA" w:rsidR="000300F4" w:rsidRPr="006C670D" w:rsidRDefault="000300F4" w:rsidP="00010B07">
      <w:pPr>
        <w:spacing w:line="480" w:lineRule="auto"/>
        <w:jc w:val="both"/>
        <w:rPr>
          <w:sz w:val="24"/>
          <w:szCs w:val="24"/>
        </w:rPr>
      </w:pPr>
      <w:r w:rsidRPr="006C670D">
        <w:rPr>
          <w:sz w:val="24"/>
          <w:szCs w:val="24"/>
        </w:rPr>
        <w:t>(</w:t>
      </w:r>
      <w:r w:rsidRPr="00EC3CC1">
        <w:rPr>
          <w:sz w:val="24"/>
          <w:szCs w:val="24"/>
        </w:rPr>
        <w:t>A</w:t>
      </w:r>
      <w:r w:rsidRPr="006C670D">
        <w:rPr>
          <w:sz w:val="24"/>
          <w:szCs w:val="24"/>
        </w:rPr>
        <w:t xml:space="preserve">) An unrooted maximum-likelihood phylogeny of the six </w:t>
      </w:r>
      <w:proofErr w:type="spellStart"/>
      <w:r w:rsidRPr="006C670D">
        <w:rPr>
          <w:sz w:val="24"/>
          <w:szCs w:val="24"/>
        </w:rPr>
        <w:t>glucuronosyl</w:t>
      </w:r>
      <w:proofErr w:type="spellEnd"/>
      <w:r w:rsidRPr="006C670D">
        <w:rPr>
          <w:sz w:val="24"/>
          <w:szCs w:val="24"/>
        </w:rPr>
        <w:t xml:space="preserve"> transferase-like </w:t>
      </w:r>
      <w:r w:rsidR="00D9390E" w:rsidRPr="006C670D">
        <w:rPr>
          <w:sz w:val="24"/>
          <w:szCs w:val="24"/>
        </w:rPr>
        <w:t xml:space="preserve">protein sequences </w:t>
      </w:r>
      <w:r w:rsidR="00E7671C" w:rsidRPr="006C670D">
        <w:rPr>
          <w:sz w:val="24"/>
          <w:szCs w:val="24"/>
        </w:rPr>
        <w:t>encoded by</w:t>
      </w:r>
      <w:r w:rsidRPr="006C670D">
        <w:rPr>
          <w:sz w:val="24"/>
          <w:szCs w:val="24"/>
        </w:rPr>
        <w:t xml:space="preserve"> the </w:t>
      </w:r>
      <w:r w:rsidRPr="006C670D">
        <w:rPr>
          <w:i/>
          <w:sz w:val="24"/>
          <w:szCs w:val="24"/>
        </w:rPr>
        <w:t>C. elegans</w:t>
      </w:r>
      <w:r w:rsidRPr="006C670D">
        <w:rPr>
          <w:sz w:val="24"/>
          <w:szCs w:val="24"/>
        </w:rPr>
        <w:t xml:space="preserve"> genome</w:t>
      </w:r>
      <w:r w:rsidR="00D9390E" w:rsidRPr="006C670D">
        <w:rPr>
          <w:sz w:val="24"/>
          <w:szCs w:val="24"/>
        </w:rPr>
        <w:t xml:space="preserve"> and homologs from </w:t>
      </w:r>
      <w:r w:rsidR="00D9390E" w:rsidRPr="006C670D">
        <w:rPr>
          <w:i/>
          <w:iCs/>
          <w:sz w:val="24"/>
          <w:szCs w:val="24"/>
        </w:rPr>
        <w:t xml:space="preserve">C. </w:t>
      </w:r>
      <w:proofErr w:type="spellStart"/>
      <w:r w:rsidR="00D9390E" w:rsidRPr="006C670D">
        <w:rPr>
          <w:i/>
          <w:iCs/>
          <w:sz w:val="24"/>
          <w:szCs w:val="24"/>
        </w:rPr>
        <w:t>briggsae</w:t>
      </w:r>
      <w:proofErr w:type="spellEnd"/>
      <w:r w:rsidR="00D9390E" w:rsidRPr="006C670D">
        <w:rPr>
          <w:sz w:val="24"/>
          <w:szCs w:val="24"/>
        </w:rPr>
        <w:t xml:space="preserve"> (</w:t>
      </w:r>
      <w:proofErr w:type="spellStart"/>
      <w:r w:rsidR="00D9390E" w:rsidRPr="006C670D">
        <w:rPr>
          <w:sz w:val="24"/>
          <w:szCs w:val="24"/>
        </w:rPr>
        <w:t>Cb</w:t>
      </w:r>
      <w:proofErr w:type="spellEnd"/>
      <w:r w:rsidR="00D9390E" w:rsidRPr="006C670D">
        <w:rPr>
          <w:sz w:val="24"/>
          <w:szCs w:val="24"/>
        </w:rPr>
        <w:t xml:space="preserve">) and </w:t>
      </w:r>
      <w:r w:rsidR="00D9390E" w:rsidRPr="006C670D">
        <w:rPr>
          <w:i/>
          <w:iCs/>
          <w:sz w:val="24"/>
          <w:szCs w:val="24"/>
        </w:rPr>
        <w:t>C. tropicalis</w:t>
      </w:r>
      <w:r w:rsidR="00D9390E" w:rsidRPr="006C670D">
        <w:rPr>
          <w:sz w:val="24"/>
          <w:szCs w:val="24"/>
        </w:rPr>
        <w:t xml:space="preserve"> (Ct)</w:t>
      </w:r>
      <w:r w:rsidRPr="006C670D">
        <w:rPr>
          <w:sz w:val="24"/>
          <w:szCs w:val="24"/>
        </w:rPr>
        <w:t>.</w:t>
      </w:r>
      <w:r w:rsidR="00D9390E" w:rsidRPr="006C670D">
        <w:rPr>
          <w:sz w:val="24"/>
          <w:szCs w:val="24"/>
        </w:rPr>
        <w:t xml:space="preserve"> </w:t>
      </w:r>
    </w:p>
    <w:p w14:paraId="23B1CF08" w14:textId="0F42E341" w:rsidR="00226A23" w:rsidRPr="006C670D" w:rsidRDefault="000300F4" w:rsidP="006C670D">
      <w:pPr>
        <w:spacing w:line="480" w:lineRule="auto"/>
        <w:jc w:val="both"/>
        <w:rPr>
          <w:b/>
          <w:sz w:val="24"/>
          <w:szCs w:val="24"/>
          <w:highlight w:val="white"/>
        </w:rPr>
      </w:pPr>
      <w:r w:rsidRPr="00EC3CC1">
        <w:rPr>
          <w:sz w:val="24"/>
          <w:szCs w:val="24"/>
        </w:rPr>
        <w:t>(B)</w:t>
      </w:r>
      <w:r w:rsidR="00D9390E" w:rsidRPr="006C670D">
        <w:rPr>
          <w:sz w:val="24"/>
          <w:szCs w:val="24"/>
        </w:rPr>
        <w:t xml:space="preserve"> Watterson’s theta (</w:t>
      </w:r>
      <w:proofErr w:type="spellStart"/>
      <w:r w:rsidR="00D9390E" w:rsidRPr="006C670D">
        <w:rPr>
          <w:rFonts w:eastAsia="Times New Roman"/>
          <w:i/>
          <w:iCs/>
          <w:color w:val="222222"/>
          <w:sz w:val="24"/>
          <w:szCs w:val="24"/>
          <w:shd w:val="clear" w:color="auto" w:fill="FFFFFF"/>
          <w:lang w:val="en-US" w:eastAsia="en-US"/>
        </w:rPr>
        <w:t>Θ</w:t>
      </w:r>
      <w:r w:rsidR="00D9390E" w:rsidRPr="006C670D">
        <w:rPr>
          <w:rFonts w:eastAsia="Times New Roman"/>
          <w:i/>
          <w:iCs/>
          <w:color w:val="222222"/>
          <w:sz w:val="24"/>
          <w:szCs w:val="24"/>
          <w:shd w:val="clear" w:color="auto" w:fill="FFFFFF"/>
          <w:vertAlign w:val="subscript"/>
          <w:lang w:val="en-US" w:eastAsia="en-US"/>
        </w:rPr>
        <w:t>w</w:t>
      </w:r>
      <w:proofErr w:type="spellEnd"/>
      <w:r w:rsidR="00D9390E" w:rsidRPr="006C670D">
        <w:rPr>
          <w:sz w:val="24"/>
          <w:szCs w:val="24"/>
        </w:rPr>
        <w:t xml:space="preserve">) </w:t>
      </w:r>
      <w:r w:rsidR="00C83A47" w:rsidRPr="006C670D">
        <w:rPr>
          <w:sz w:val="24"/>
          <w:szCs w:val="24"/>
        </w:rPr>
        <w:t xml:space="preserve">for the genomic regions that contain the six </w:t>
      </w:r>
      <w:proofErr w:type="spellStart"/>
      <w:r w:rsidR="00C83A47" w:rsidRPr="006C670D">
        <w:rPr>
          <w:sz w:val="24"/>
          <w:szCs w:val="24"/>
        </w:rPr>
        <w:t>glucuronosyl</w:t>
      </w:r>
      <w:proofErr w:type="spellEnd"/>
      <w:r w:rsidR="00C83A47" w:rsidRPr="006C670D">
        <w:rPr>
          <w:sz w:val="24"/>
          <w:szCs w:val="24"/>
        </w:rPr>
        <w:t xml:space="preserve"> transferase-like genes in </w:t>
      </w:r>
      <w:r w:rsidR="00C83A47" w:rsidRPr="006C670D">
        <w:rPr>
          <w:i/>
          <w:iCs/>
          <w:sz w:val="24"/>
          <w:szCs w:val="24"/>
        </w:rPr>
        <w:t>C. elegans</w:t>
      </w:r>
      <w:r w:rsidR="00D9390E" w:rsidRPr="006C670D">
        <w:rPr>
          <w:sz w:val="24"/>
          <w:szCs w:val="24"/>
        </w:rPr>
        <w:t>. Each dot rep</w:t>
      </w:r>
      <w:r w:rsidR="00C83A47" w:rsidRPr="006C670D">
        <w:rPr>
          <w:sz w:val="24"/>
          <w:szCs w:val="24"/>
        </w:rPr>
        <w:t xml:space="preserve">resents a 10,000 bp genomic region and is colored red if the </w:t>
      </w:r>
      <w:proofErr w:type="spellStart"/>
      <w:r w:rsidR="00C83A47" w:rsidRPr="006C670D">
        <w:rPr>
          <w:rFonts w:eastAsia="Times New Roman"/>
          <w:i/>
          <w:iCs/>
          <w:color w:val="222222"/>
          <w:sz w:val="24"/>
          <w:szCs w:val="24"/>
          <w:shd w:val="clear" w:color="auto" w:fill="FFFFFF"/>
          <w:lang w:val="en-US" w:eastAsia="en-US"/>
        </w:rPr>
        <w:t>Θ</w:t>
      </w:r>
      <w:r w:rsidR="00C83A47" w:rsidRPr="006C670D">
        <w:rPr>
          <w:rFonts w:eastAsia="Times New Roman"/>
          <w:i/>
          <w:iCs/>
          <w:color w:val="222222"/>
          <w:sz w:val="24"/>
          <w:szCs w:val="24"/>
          <w:shd w:val="clear" w:color="auto" w:fill="FFFFFF"/>
          <w:vertAlign w:val="subscript"/>
          <w:lang w:val="en-US" w:eastAsia="en-US"/>
        </w:rPr>
        <w:t>w</w:t>
      </w:r>
      <w:proofErr w:type="spellEnd"/>
      <w:r w:rsidR="00C83A47" w:rsidRPr="006C670D">
        <w:rPr>
          <w:sz w:val="24"/>
          <w:szCs w:val="24"/>
        </w:rPr>
        <w:t xml:space="preserve"> value is greater than the 99</w:t>
      </w:r>
      <w:r w:rsidR="00C83A47" w:rsidRPr="006C670D">
        <w:rPr>
          <w:sz w:val="24"/>
          <w:szCs w:val="24"/>
          <w:vertAlign w:val="superscript"/>
        </w:rPr>
        <w:t>th</w:t>
      </w:r>
      <w:r w:rsidR="00C83A47" w:rsidRPr="006C670D">
        <w:rPr>
          <w:sz w:val="24"/>
          <w:szCs w:val="24"/>
        </w:rPr>
        <w:t xml:space="preserve"> quantile of values across the chromosome.</w:t>
      </w:r>
    </w:p>
    <w:p w14:paraId="64C6BDDA" w14:textId="5CA29FD6" w:rsidR="00226A23" w:rsidRPr="006C670D" w:rsidRDefault="001913E5" w:rsidP="006C670D">
      <w:pPr>
        <w:spacing w:line="480" w:lineRule="auto"/>
        <w:rPr>
          <w:b/>
          <w:sz w:val="24"/>
          <w:szCs w:val="24"/>
          <w:highlight w:val="white"/>
        </w:rPr>
      </w:pPr>
      <w:r w:rsidRPr="006C670D">
        <w:rPr>
          <w:b/>
          <w:noProof/>
          <w:sz w:val="24"/>
          <w:szCs w:val="24"/>
          <w:lang w:val="en-US" w:eastAsia="en-US"/>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226A23" w:rsidRPr="006C670D">
        <w:rPr>
          <w:b/>
          <w:sz w:val="24"/>
          <w:szCs w:val="24"/>
          <w:highlight w:val="white"/>
        </w:rPr>
        <w:t xml:space="preserve">Figure S1. Power </w:t>
      </w:r>
      <w:r w:rsidR="00010B07" w:rsidRPr="006C670D">
        <w:rPr>
          <w:b/>
          <w:sz w:val="24"/>
          <w:szCs w:val="24"/>
          <w:highlight w:val="white"/>
        </w:rPr>
        <w:t>c</w:t>
      </w:r>
      <w:r w:rsidR="00226A23" w:rsidRPr="006C670D">
        <w:rPr>
          <w:b/>
          <w:sz w:val="24"/>
          <w:szCs w:val="24"/>
          <w:highlight w:val="white"/>
        </w:rPr>
        <w:t>alculation</w:t>
      </w:r>
      <w:r w:rsidR="006C670D" w:rsidRPr="006C670D">
        <w:rPr>
          <w:b/>
          <w:sz w:val="24"/>
          <w:szCs w:val="24"/>
          <w:highlight w:val="white"/>
        </w:rPr>
        <w:t>s</w:t>
      </w:r>
    </w:p>
    <w:p w14:paraId="376E360D" w14:textId="704D38F4" w:rsidR="00226A23" w:rsidRPr="006C670D" w:rsidRDefault="00401905" w:rsidP="00DB2D35">
      <w:pPr>
        <w:spacing w:line="480" w:lineRule="auto"/>
        <w:jc w:val="both"/>
        <w:rPr>
          <w:sz w:val="24"/>
          <w:szCs w:val="24"/>
        </w:rPr>
      </w:pPr>
      <w:r w:rsidRPr="006C670D">
        <w:rPr>
          <w:sz w:val="24"/>
          <w:szCs w:val="24"/>
        </w:rP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represents the mean of 10 replicate power calculations and the shaded area around the solid lines represent the standard deviation of the replicates. The line colors represent the sample size. The dashed red line indicates 0.8 power.</w:t>
      </w:r>
    </w:p>
    <w:p w14:paraId="6B9CE707" w14:textId="77777777" w:rsidR="00401905" w:rsidRPr="006C670D" w:rsidRDefault="00401905" w:rsidP="00226A23">
      <w:pPr>
        <w:spacing w:line="480" w:lineRule="auto"/>
        <w:rPr>
          <w:b/>
          <w:sz w:val="24"/>
          <w:szCs w:val="24"/>
          <w:highlight w:val="white"/>
        </w:rPr>
      </w:pPr>
    </w:p>
    <w:p w14:paraId="01D5A7E1" w14:textId="77777777" w:rsidR="001913E5" w:rsidRPr="006C670D" w:rsidRDefault="001913E5">
      <w:pPr>
        <w:rPr>
          <w:b/>
          <w:sz w:val="24"/>
          <w:szCs w:val="24"/>
          <w:highlight w:val="white"/>
        </w:rPr>
      </w:pPr>
      <w:r w:rsidRPr="006C670D">
        <w:rPr>
          <w:b/>
          <w:sz w:val="24"/>
          <w:szCs w:val="24"/>
          <w:highlight w:val="white"/>
        </w:rPr>
        <w:br w:type="page"/>
      </w:r>
    </w:p>
    <w:p w14:paraId="6FD90188" w14:textId="77777777" w:rsidR="001913E5" w:rsidRPr="006C670D" w:rsidRDefault="001913E5" w:rsidP="00DB2D35">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2EA710FE" w14:textId="77777777" w:rsidR="001913E5" w:rsidRPr="006C670D" w:rsidRDefault="001913E5" w:rsidP="001913E5">
      <w:pPr>
        <w:spacing w:line="480" w:lineRule="auto"/>
        <w:rPr>
          <w:b/>
          <w:sz w:val="24"/>
          <w:szCs w:val="24"/>
          <w:highlight w:val="white"/>
        </w:rPr>
      </w:pPr>
    </w:p>
    <w:p w14:paraId="1A1C731B" w14:textId="6D66D111" w:rsidR="00226A23" w:rsidRPr="006C670D" w:rsidRDefault="00226A23" w:rsidP="006C670D">
      <w:pPr>
        <w:spacing w:line="480" w:lineRule="auto"/>
        <w:outlineLvl w:val="0"/>
        <w:rPr>
          <w:b/>
          <w:sz w:val="24"/>
          <w:szCs w:val="24"/>
          <w:highlight w:val="white"/>
        </w:rPr>
      </w:pPr>
      <w:r w:rsidRPr="006C670D">
        <w:rPr>
          <w:b/>
          <w:sz w:val="24"/>
          <w:szCs w:val="24"/>
          <w:highlight w:val="white"/>
        </w:rPr>
        <w:t xml:space="preserve">Figure S2. Experimental </w:t>
      </w:r>
      <w:r w:rsidR="006C670D">
        <w:rPr>
          <w:b/>
          <w:sz w:val="24"/>
          <w:szCs w:val="24"/>
          <w:highlight w:val="white"/>
        </w:rPr>
        <w:t>p</w:t>
      </w:r>
      <w:r w:rsidR="006C670D" w:rsidRPr="006C670D">
        <w:rPr>
          <w:b/>
          <w:sz w:val="24"/>
          <w:szCs w:val="24"/>
          <w:highlight w:val="white"/>
        </w:rPr>
        <w:t xml:space="preserve">rocedure </w:t>
      </w:r>
      <w:r w:rsidR="002B11A3" w:rsidRPr="006C670D">
        <w:rPr>
          <w:b/>
          <w:sz w:val="24"/>
          <w:szCs w:val="24"/>
          <w:highlight w:val="white"/>
        </w:rPr>
        <w:t xml:space="preserve">and </w:t>
      </w:r>
      <w:r w:rsidR="006C670D">
        <w:rPr>
          <w:b/>
          <w:sz w:val="24"/>
          <w:szCs w:val="24"/>
          <w:highlight w:val="white"/>
        </w:rPr>
        <w:t>i</w:t>
      </w:r>
      <w:r w:rsidR="006C670D" w:rsidRPr="006C670D">
        <w:rPr>
          <w:b/>
          <w:sz w:val="24"/>
          <w:szCs w:val="24"/>
          <w:highlight w:val="white"/>
        </w:rPr>
        <w:t xml:space="preserve">ndividual </w:t>
      </w:r>
      <w:r w:rsidR="006C670D">
        <w:rPr>
          <w:b/>
          <w:sz w:val="24"/>
          <w:szCs w:val="24"/>
          <w:highlight w:val="white"/>
        </w:rPr>
        <w:t>d</w:t>
      </w:r>
      <w:r w:rsidR="006C670D" w:rsidRPr="006C670D">
        <w:rPr>
          <w:b/>
          <w:sz w:val="24"/>
          <w:szCs w:val="24"/>
          <w:highlight w:val="white"/>
        </w:rPr>
        <w:t xml:space="preserve">ata </w:t>
      </w:r>
      <w:r w:rsidR="006C670D">
        <w:rPr>
          <w:b/>
          <w:sz w:val="24"/>
          <w:szCs w:val="24"/>
          <w:highlight w:val="white"/>
        </w:rPr>
        <w:t>s</w:t>
      </w:r>
      <w:r w:rsidR="006C670D" w:rsidRPr="006C670D">
        <w:rPr>
          <w:b/>
          <w:sz w:val="24"/>
          <w:szCs w:val="24"/>
          <w:highlight w:val="white"/>
        </w:rPr>
        <w:t>ets</w:t>
      </w:r>
    </w:p>
    <w:p w14:paraId="5078993E" w14:textId="4B142A01" w:rsidR="00226A23" w:rsidRPr="006C670D" w:rsidRDefault="00226A23" w:rsidP="00226A23">
      <w:pPr>
        <w:spacing w:line="480" w:lineRule="auto"/>
        <w:jc w:val="both"/>
        <w:rPr>
          <w:sz w:val="24"/>
          <w:szCs w:val="24"/>
        </w:rPr>
      </w:pPr>
      <w:r w:rsidRPr="006C670D">
        <w:rPr>
          <w:sz w:val="24"/>
          <w:szCs w:val="24"/>
        </w:rPr>
        <w:t xml:space="preserve">(A) L1 survival in the presence of 100 mM propionate for </w:t>
      </w:r>
      <w:r w:rsidR="002B11A3" w:rsidRPr="006C670D">
        <w:rPr>
          <w:sz w:val="24"/>
          <w:szCs w:val="24"/>
        </w:rPr>
        <w:t>six</w:t>
      </w:r>
      <w:r w:rsidRPr="006C670D">
        <w:rPr>
          <w:sz w:val="24"/>
          <w:szCs w:val="24"/>
        </w:rPr>
        <w:t xml:space="preserve"> </w:t>
      </w:r>
      <w:r w:rsidRPr="006C670D">
        <w:rPr>
          <w:i/>
          <w:sz w:val="24"/>
          <w:szCs w:val="24"/>
        </w:rPr>
        <w:t>C. elegans</w:t>
      </w:r>
      <w:r w:rsidRPr="006C670D">
        <w:rPr>
          <w:sz w:val="24"/>
          <w:szCs w:val="24"/>
        </w:rPr>
        <w:t xml:space="preserve"> strains with four technical plus five biological replicates.</w:t>
      </w:r>
    </w:p>
    <w:p w14:paraId="3D9BAF79" w14:textId="0A650264" w:rsidR="00226A23" w:rsidRPr="006C670D" w:rsidRDefault="00226A23" w:rsidP="00226A23">
      <w:pPr>
        <w:spacing w:line="480" w:lineRule="auto"/>
        <w:jc w:val="both"/>
        <w:rPr>
          <w:sz w:val="24"/>
          <w:szCs w:val="24"/>
        </w:rPr>
      </w:pPr>
      <w:r w:rsidRPr="006C670D">
        <w:rPr>
          <w:sz w:val="24"/>
          <w:szCs w:val="24"/>
        </w:rPr>
        <w:t xml:space="preserve">(B) </w:t>
      </w:r>
      <w:r w:rsidR="00F57ECB" w:rsidRPr="006C670D">
        <w:rPr>
          <w:sz w:val="24"/>
          <w:szCs w:val="24"/>
        </w:rPr>
        <w:t>E</w:t>
      </w:r>
      <w:r w:rsidR="00401905" w:rsidRPr="006C670D">
        <w:rPr>
          <w:sz w:val="24"/>
          <w:szCs w:val="24"/>
        </w:rPr>
        <w:t xml:space="preserve">xperimental setup to phenotype wild isolates for GWA mapping.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were divided into three batches to test </w:t>
      </w:r>
      <w:r w:rsidR="00401905" w:rsidRPr="006C670D">
        <w:rPr>
          <w:sz w:val="24"/>
          <w:szCs w:val="24"/>
        </w:rPr>
        <w:t xml:space="preserve">their survival after exposure to </w:t>
      </w:r>
      <w:r w:rsidRPr="006C670D">
        <w:rPr>
          <w:sz w:val="24"/>
          <w:szCs w:val="24"/>
        </w:rPr>
        <w:t>100</w:t>
      </w:r>
      <w:r w:rsidR="002B11A3" w:rsidRPr="006C670D">
        <w:rPr>
          <w:sz w:val="24"/>
          <w:szCs w:val="24"/>
        </w:rPr>
        <w:t xml:space="preserve"> </w:t>
      </w:r>
      <w:r w:rsidRPr="006C670D">
        <w:rPr>
          <w:sz w:val="24"/>
          <w:szCs w:val="24"/>
        </w:rPr>
        <w:t>mM propionate</w:t>
      </w:r>
      <w:r w:rsidR="00401905" w:rsidRPr="006C670D">
        <w:rPr>
          <w:sz w:val="24"/>
          <w:szCs w:val="24"/>
        </w:rPr>
        <w:t>. Each batch contains 48 strains, including six control strains that control for batch effects</w:t>
      </w:r>
      <w:r w:rsidR="002B11A3" w:rsidRPr="006C670D">
        <w:rPr>
          <w:sz w:val="24"/>
          <w:szCs w:val="24"/>
        </w:rPr>
        <w:t>.</w:t>
      </w:r>
    </w:p>
    <w:p w14:paraId="18A78788" w14:textId="734C348C" w:rsidR="00226A23" w:rsidRPr="006C670D" w:rsidRDefault="00226A23" w:rsidP="00226A23">
      <w:pPr>
        <w:spacing w:line="480" w:lineRule="auto"/>
        <w:jc w:val="both"/>
        <w:rPr>
          <w:sz w:val="24"/>
          <w:szCs w:val="24"/>
        </w:rPr>
      </w:pPr>
      <w:r w:rsidRPr="006C670D">
        <w:rPr>
          <w:sz w:val="24"/>
          <w:szCs w:val="24"/>
        </w:rPr>
        <w:t>(C) L1 survival rate in the presence of 100 mM propionate for</w:t>
      </w:r>
      <w:r w:rsidR="00401905" w:rsidRPr="006C670D">
        <w:rPr>
          <w:sz w:val="24"/>
          <w:szCs w:val="24"/>
        </w:rPr>
        <w:t xml:space="preserve"> each 48 strain batch described in B. </w:t>
      </w:r>
      <w:r w:rsidRPr="006C670D">
        <w:rPr>
          <w:sz w:val="24"/>
          <w:szCs w:val="24"/>
        </w:rPr>
        <w:t xml:space="preserve"> </w:t>
      </w:r>
      <w:r w:rsidR="002A2118" w:rsidRPr="006C670D">
        <w:rPr>
          <w:sz w:val="24"/>
          <w:szCs w:val="24"/>
        </w:rPr>
        <w:t xml:space="preserve">The colored bars represent the median L1 survival for each </w:t>
      </w:r>
      <w:r w:rsidRPr="006C670D">
        <w:rPr>
          <w:i/>
          <w:sz w:val="24"/>
          <w:szCs w:val="24"/>
        </w:rPr>
        <w:t>C. elegans</w:t>
      </w:r>
      <w:r w:rsidRPr="006C670D">
        <w:rPr>
          <w:sz w:val="24"/>
          <w:szCs w:val="24"/>
        </w:rPr>
        <w:t xml:space="preserve"> strain</w:t>
      </w:r>
      <w:r w:rsidR="002A2118" w:rsidRPr="006C670D">
        <w:rPr>
          <w:sz w:val="24"/>
          <w:szCs w:val="24"/>
        </w:rPr>
        <w:t>. Batch-control strains are indicated by red median bars</w:t>
      </w:r>
      <w:r w:rsidRPr="006C670D">
        <w:rPr>
          <w:sz w:val="24"/>
          <w:szCs w:val="24"/>
        </w:rPr>
        <w:t xml:space="preserve">. </w:t>
      </w:r>
    </w:p>
    <w:p w14:paraId="29419DF1" w14:textId="5554EB2F" w:rsidR="00226A23" w:rsidRPr="006C670D" w:rsidRDefault="00226A23" w:rsidP="00226A23">
      <w:pPr>
        <w:spacing w:line="480" w:lineRule="auto"/>
        <w:jc w:val="both"/>
        <w:rPr>
          <w:sz w:val="24"/>
          <w:szCs w:val="24"/>
        </w:rPr>
      </w:pPr>
    </w:p>
    <w:p w14:paraId="3E9046A3" w14:textId="77777777" w:rsidR="001913E5" w:rsidRPr="006C670D" w:rsidRDefault="001913E5">
      <w:pPr>
        <w:rPr>
          <w:b/>
          <w:sz w:val="24"/>
          <w:szCs w:val="24"/>
          <w:highlight w:val="white"/>
        </w:rPr>
      </w:pPr>
      <w:r w:rsidRPr="006C670D">
        <w:rPr>
          <w:b/>
          <w:sz w:val="24"/>
          <w:szCs w:val="24"/>
          <w:highlight w:val="white"/>
        </w:rPr>
        <w:br w:type="page"/>
      </w:r>
    </w:p>
    <w:p w14:paraId="5C6673C6" w14:textId="03FF870A" w:rsidR="001913E5" w:rsidRPr="006C670D" w:rsidRDefault="001913E5" w:rsidP="00F57ECB">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563FED" w14:textId="607228C5" w:rsidR="00852CCC" w:rsidRPr="006C670D" w:rsidRDefault="00226A23" w:rsidP="00226A23">
      <w:pPr>
        <w:spacing w:line="480" w:lineRule="auto"/>
        <w:jc w:val="both"/>
        <w:rPr>
          <w:b/>
          <w:sz w:val="24"/>
          <w:szCs w:val="24"/>
        </w:rPr>
      </w:pPr>
      <w:r w:rsidRPr="006C670D">
        <w:rPr>
          <w:b/>
          <w:sz w:val="24"/>
          <w:szCs w:val="24"/>
          <w:highlight w:val="white"/>
        </w:rPr>
        <w:t xml:space="preserve">Figure S3. </w:t>
      </w:r>
      <w:r w:rsidRPr="006C670D">
        <w:rPr>
          <w:b/>
          <w:sz w:val="24"/>
          <w:szCs w:val="24"/>
        </w:rPr>
        <w:t xml:space="preserve">Linkage </w:t>
      </w:r>
      <w:r w:rsidR="00F57ECB" w:rsidRPr="006C670D">
        <w:rPr>
          <w:b/>
          <w:sz w:val="24"/>
          <w:szCs w:val="24"/>
        </w:rPr>
        <w:t>d</w:t>
      </w:r>
      <w:r w:rsidRPr="006C670D">
        <w:rPr>
          <w:b/>
          <w:sz w:val="24"/>
          <w:szCs w:val="24"/>
        </w:rPr>
        <w:t xml:space="preserve">isequilibrium of </w:t>
      </w:r>
      <w:r w:rsidR="00F57ECB" w:rsidRPr="006C670D">
        <w:rPr>
          <w:b/>
          <w:sz w:val="24"/>
          <w:szCs w:val="24"/>
        </w:rPr>
        <w:t>g</w:t>
      </w:r>
      <w:r w:rsidR="009647EF" w:rsidRPr="006C670D">
        <w:rPr>
          <w:b/>
          <w:sz w:val="24"/>
          <w:szCs w:val="24"/>
        </w:rPr>
        <w:t xml:space="preserve">enomic </w:t>
      </w:r>
      <w:r w:rsidR="00F57ECB" w:rsidRPr="006C670D">
        <w:rPr>
          <w:b/>
          <w:sz w:val="24"/>
          <w:szCs w:val="24"/>
        </w:rPr>
        <w:t>l</w:t>
      </w:r>
      <w:r w:rsidR="009647EF" w:rsidRPr="006C670D">
        <w:rPr>
          <w:b/>
          <w:sz w:val="24"/>
          <w:szCs w:val="24"/>
        </w:rPr>
        <w:t xml:space="preserve">oci </w:t>
      </w:r>
      <w:r w:rsidR="00F57ECB" w:rsidRPr="006C670D">
        <w:rPr>
          <w:b/>
          <w:sz w:val="24"/>
          <w:szCs w:val="24"/>
        </w:rPr>
        <w:t>s</w:t>
      </w:r>
      <w:r w:rsidR="009647EF" w:rsidRPr="006C670D">
        <w:rPr>
          <w:b/>
          <w:sz w:val="24"/>
          <w:szCs w:val="24"/>
        </w:rPr>
        <w:t xml:space="preserve">ignificantly </w:t>
      </w:r>
      <w:r w:rsidR="00F57ECB" w:rsidRPr="006C670D">
        <w:rPr>
          <w:b/>
          <w:sz w:val="24"/>
          <w:szCs w:val="24"/>
        </w:rPr>
        <w:t>a</w:t>
      </w:r>
      <w:r w:rsidR="009647EF" w:rsidRPr="006C670D">
        <w:rPr>
          <w:b/>
          <w:sz w:val="24"/>
          <w:szCs w:val="24"/>
        </w:rPr>
        <w:t xml:space="preserve">ssociated with </w:t>
      </w:r>
      <w:r w:rsidR="00F57ECB" w:rsidRPr="006C670D">
        <w:rPr>
          <w:b/>
          <w:sz w:val="24"/>
          <w:szCs w:val="24"/>
        </w:rPr>
        <w:t>p</w:t>
      </w:r>
      <w:r w:rsidR="009647EF" w:rsidRPr="006C670D">
        <w:rPr>
          <w:b/>
          <w:sz w:val="24"/>
          <w:szCs w:val="24"/>
        </w:rPr>
        <w:t>ropionate sensitivity</w:t>
      </w:r>
    </w:p>
    <w:p w14:paraId="35CF529A" w14:textId="1CEC90A5" w:rsidR="00226A23" w:rsidRPr="006C670D" w:rsidRDefault="00852CCC" w:rsidP="00226A23">
      <w:pPr>
        <w:spacing w:line="480" w:lineRule="auto"/>
        <w:jc w:val="both"/>
        <w:rPr>
          <w:sz w:val="24"/>
          <w:szCs w:val="24"/>
        </w:rPr>
      </w:pPr>
      <w:r w:rsidRPr="006C670D">
        <w:rPr>
          <w:sz w:val="24"/>
          <w:szCs w:val="24"/>
        </w:rPr>
        <w:t>L</w:t>
      </w:r>
      <w:r w:rsidR="00226A23" w:rsidRPr="006C670D">
        <w:rPr>
          <w:sz w:val="24"/>
          <w:szCs w:val="24"/>
        </w:rPr>
        <w:t>inkage disequilibrium (</w:t>
      </w:r>
      <w:r w:rsidR="00226A23" w:rsidRPr="006C670D">
        <w:rPr>
          <w:i/>
          <w:iCs/>
          <w:sz w:val="24"/>
          <w:szCs w:val="24"/>
        </w:rPr>
        <w:t>r</w:t>
      </w:r>
      <w:r w:rsidR="00226A23" w:rsidRPr="006C670D">
        <w:rPr>
          <w:i/>
          <w:iCs/>
          <w:sz w:val="24"/>
          <w:szCs w:val="24"/>
          <w:vertAlign w:val="superscript"/>
        </w:rPr>
        <w:t>2</w:t>
      </w:r>
      <w:r w:rsidR="00226A23" w:rsidRPr="006C670D">
        <w:rPr>
          <w:sz w:val="24"/>
          <w:szCs w:val="24"/>
        </w:rPr>
        <w:t>) of peak QTL markers identified by genome-wide association mapping</w:t>
      </w:r>
      <w:r w:rsidR="002A2118" w:rsidRPr="006C670D">
        <w:rPr>
          <w:sz w:val="24"/>
          <w:szCs w:val="24"/>
        </w:rPr>
        <w:t xml:space="preserve"> is shown</w:t>
      </w:r>
      <w:r w:rsidR="00226A23" w:rsidRPr="006C670D">
        <w:rPr>
          <w:sz w:val="24"/>
          <w:szCs w:val="24"/>
        </w:rPr>
        <w:t>.</w:t>
      </w:r>
      <w:r w:rsidR="002A2118" w:rsidRPr="006C670D">
        <w:rPr>
          <w:sz w:val="24"/>
          <w:szCs w:val="24"/>
        </w:rPr>
        <w:t xml:space="preserve"> The tile color represents the correlation between marker pairs.</w:t>
      </w:r>
    </w:p>
    <w:p w14:paraId="136D15F1" w14:textId="2E623861" w:rsidR="003B2388" w:rsidRPr="006C670D" w:rsidRDefault="003B2388">
      <w:pPr>
        <w:rPr>
          <w:sz w:val="24"/>
          <w:szCs w:val="24"/>
        </w:rPr>
      </w:pPr>
      <w:r w:rsidRPr="006C670D">
        <w:rPr>
          <w:sz w:val="24"/>
          <w:szCs w:val="24"/>
        </w:rPr>
        <w:br w:type="page"/>
      </w:r>
    </w:p>
    <w:p w14:paraId="33A9AEA0" w14:textId="049DA7CD" w:rsidR="000C464A" w:rsidRPr="006C670D" w:rsidRDefault="0000040F" w:rsidP="006F3792">
      <w:pPr>
        <w:spacing w:line="240" w:lineRule="auto"/>
        <w:rPr>
          <w:sz w:val="24"/>
          <w:szCs w:val="24"/>
        </w:rPr>
      </w:pPr>
      <w:r>
        <w:rPr>
          <w:noProof/>
          <w:sz w:val="24"/>
          <w:szCs w:val="24"/>
          <w:lang w:val="en-US" w:eastAsia="en-US"/>
        </w:rPr>
        <w:lastRenderedPageBreak/>
        <w:drawing>
          <wp:inline distT="0" distB="0" distL="0" distR="0" wp14:anchorId="2F3B2782" wp14:editId="136CC329">
            <wp:extent cx="5943600" cy="7924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BE2592A" w14:textId="4334193D" w:rsidR="001913E5" w:rsidRPr="006C670D" w:rsidRDefault="001913E5" w:rsidP="00226A23">
      <w:pPr>
        <w:spacing w:line="480" w:lineRule="auto"/>
        <w:jc w:val="both"/>
        <w:rPr>
          <w:sz w:val="24"/>
          <w:szCs w:val="24"/>
        </w:rPr>
      </w:pPr>
      <w:r w:rsidRPr="006C670D">
        <w:rPr>
          <w:b/>
          <w:sz w:val="24"/>
          <w:szCs w:val="24"/>
          <w:highlight w:val="white"/>
        </w:rPr>
        <w:t>Figure S4.</w:t>
      </w:r>
      <w:r w:rsidRPr="006C670D">
        <w:rPr>
          <w:b/>
          <w:sz w:val="24"/>
          <w:szCs w:val="24"/>
        </w:rPr>
        <w:t xml:space="preserve"> Variation in chromosome I genes associated with propionate sensitivit</w:t>
      </w:r>
      <w:r w:rsidR="006C670D">
        <w:rPr>
          <w:b/>
          <w:sz w:val="24"/>
          <w:szCs w:val="24"/>
        </w:rPr>
        <w:t>y</w:t>
      </w:r>
    </w:p>
    <w:p w14:paraId="3293DE93" w14:textId="5508B966" w:rsidR="00226A23" w:rsidRPr="006C670D" w:rsidRDefault="000C464A" w:rsidP="00226A23">
      <w:pPr>
        <w:spacing w:line="480" w:lineRule="auto"/>
        <w:jc w:val="both"/>
        <w:rPr>
          <w:sz w:val="24"/>
          <w:szCs w:val="24"/>
        </w:rPr>
      </w:pPr>
      <w:r w:rsidRPr="006C670D">
        <w:rPr>
          <w:sz w:val="24"/>
          <w:szCs w:val="24"/>
        </w:rPr>
        <w:lastRenderedPageBreak/>
        <w:t xml:space="preserve">(A) </w:t>
      </w:r>
      <w:r w:rsidR="00226A23" w:rsidRPr="006C670D">
        <w:rPr>
          <w:sz w:val="24"/>
          <w:szCs w:val="24"/>
        </w:rPr>
        <w:t xml:space="preserve">The normalized L1 survival in the presence of propionate for each phenotyped </w:t>
      </w:r>
      <w:r w:rsidR="00226A23" w:rsidRPr="006C670D">
        <w:rPr>
          <w:i/>
          <w:iCs/>
          <w:sz w:val="24"/>
          <w:szCs w:val="24"/>
        </w:rPr>
        <w:t>C. elegans</w:t>
      </w:r>
      <w:r w:rsidR="00226A23" w:rsidRPr="006C670D">
        <w:rPr>
          <w:sz w:val="24"/>
          <w:szCs w:val="24"/>
        </w:rPr>
        <w:t xml:space="preserve"> strain is shown on the x</w:t>
      </w:r>
      <w:r w:rsidR="00C354DD">
        <w:rPr>
          <w:sz w:val="24"/>
          <w:szCs w:val="24"/>
        </w:rPr>
        <w:t>-</w:t>
      </w:r>
      <w:r w:rsidR="00226A23" w:rsidRPr="006C670D">
        <w:rPr>
          <w:sz w:val="24"/>
          <w:szCs w:val="24"/>
        </w:rPr>
        <w:t>axis. The y</w:t>
      </w:r>
      <w:r w:rsidR="00C354DD">
        <w:rPr>
          <w:sz w:val="24"/>
          <w:szCs w:val="24"/>
        </w:rPr>
        <w:t>-</w:t>
      </w:r>
      <w:r w:rsidR="00226A23" w:rsidRPr="006C670D">
        <w:rPr>
          <w:sz w:val="24"/>
          <w:szCs w:val="24"/>
        </w:rPr>
        <w:t>axis represents unique haplotypes</w:t>
      </w:r>
      <w:r w:rsidR="00F05088">
        <w:rPr>
          <w:sz w:val="24"/>
          <w:szCs w:val="24"/>
        </w:rPr>
        <w:t xml:space="preserve"> (numbered from 1:n)</w:t>
      </w:r>
      <w:r w:rsidR="00226A23" w:rsidRPr="006C670D">
        <w:rPr>
          <w:sz w:val="24"/>
          <w:szCs w:val="24"/>
        </w:rPr>
        <w:t xml:space="preserve"> constructed from variants with moderate-to-severe predicted effects on </w:t>
      </w:r>
      <w:r w:rsidR="00F05088">
        <w:rPr>
          <w:i/>
          <w:sz w:val="24"/>
          <w:szCs w:val="24"/>
        </w:rPr>
        <w:t>glct-3</w:t>
      </w:r>
      <w:r w:rsidR="00226A23" w:rsidRPr="006C670D">
        <w:rPr>
          <w:sz w:val="24"/>
          <w:szCs w:val="24"/>
        </w:rPr>
        <w:t xml:space="preserve"> found to be significantly associated with propionate sensitivity. If a variant with a high predicted effect on gene function was identified, we plotted it separately. The red diamonds represent the median phenotype value for each unique haplotype. The blue and pink diamonds represent the DL238 and BRC20067 strains, respectively.</w:t>
      </w:r>
      <w:r w:rsidRPr="006C670D">
        <w:rPr>
          <w:sz w:val="24"/>
          <w:szCs w:val="24"/>
        </w:rPr>
        <w:t xml:space="preserve"> </w:t>
      </w:r>
      <w:r w:rsidR="00365C11">
        <w:rPr>
          <w:sz w:val="24"/>
          <w:szCs w:val="24"/>
        </w:rPr>
        <w:t>(</w:t>
      </w:r>
      <w:r w:rsidR="00F05088">
        <w:rPr>
          <w:sz w:val="24"/>
          <w:szCs w:val="24"/>
        </w:rPr>
        <w:t>B</w:t>
      </w:r>
      <w:r w:rsidRPr="006C670D">
        <w:rPr>
          <w:sz w:val="24"/>
          <w:szCs w:val="24"/>
        </w:rPr>
        <w:t>) The pairwise linkage disequilibrium (</w:t>
      </w:r>
      <w:r w:rsidRPr="006C670D">
        <w:rPr>
          <w:i/>
          <w:iCs/>
          <w:sz w:val="24"/>
          <w:szCs w:val="24"/>
        </w:rPr>
        <w:t>r</w:t>
      </w:r>
      <w:r w:rsidRPr="006C670D">
        <w:rPr>
          <w:i/>
          <w:iCs/>
          <w:sz w:val="24"/>
          <w:szCs w:val="24"/>
          <w:vertAlign w:val="superscript"/>
        </w:rPr>
        <w:t>2</w:t>
      </w:r>
      <w:r w:rsidRPr="006C670D">
        <w:rPr>
          <w:sz w:val="24"/>
          <w:szCs w:val="24"/>
        </w:rPr>
        <w:t xml:space="preserve">) between the allele that encodes the Gly16* (red diamond) in GLCT-3 and all variants (black diamonds) in the </w:t>
      </w:r>
      <w:r w:rsidR="003E44AC">
        <w:rPr>
          <w:sz w:val="24"/>
          <w:szCs w:val="24"/>
        </w:rPr>
        <w:t>surrounding genomic region</w:t>
      </w:r>
      <w:r w:rsidRPr="006C670D">
        <w:rPr>
          <w:sz w:val="24"/>
          <w:szCs w:val="24"/>
        </w:rPr>
        <w:t xml:space="preserve"> is shown on the y</w:t>
      </w:r>
      <w:r w:rsidR="00D82DBD">
        <w:rPr>
          <w:sz w:val="24"/>
          <w:szCs w:val="24"/>
        </w:rPr>
        <w:t>-</w:t>
      </w:r>
      <w:r w:rsidRPr="006C670D">
        <w:rPr>
          <w:sz w:val="24"/>
          <w:szCs w:val="24"/>
        </w:rPr>
        <w:t>axis. The x</w:t>
      </w:r>
      <w:r w:rsidR="00D82DBD">
        <w:rPr>
          <w:sz w:val="24"/>
          <w:szCs w:val="24"/>
        </w:rPr>
        <w:t>-</w:t>
      </w:r>
      <w:r w:rsidRPr="006C670D">
        <w:rPr>
          <w:sz w:val="24"/>
          <w:szCs w:val="24"/>
        </w:rPr>
        <w:t>axis represents the genomic position (Mb) of each variant.</w:t>
      </w:r>
    </w:p>
    <w:p w14:paraId="3DAA3BEB" w14:textId="6334A963" w:rsidR="003B2388" w:rsidRDefault="003B2388">
      <w:pPr>
        <w:rPr>
          <w:sz w:val="24"/>
          <w:szCs w:val="24"/>
        </w:rPr>
      </w:pPr>
      <w:r w:rsidRPr="006C670D">
        <w:rPr>
          <w:sz w:val="24"/>
          <w:szCs w:val="24"/>
        </w:rPr>
        <w:br w:type="page"/>
      </w:r>
    </w:p>
    <w:p w14:paraId="259702D2" w14:textId="77777777" w:rsidR="00130DFB" w:rsidRPr="006C670D" w:rsidRDefault="00130DFB" w:rsidP="00130DFB">
      <w:pPr>
        <w:spacing w:line="480" w:lineRule="auto"/>
        <w:jc w:val="center"/>
        <w:rPr>
          <w:sz w:val="24"/>
          <w:szCs w:val="24"/>
        </w:rPr>
      </w:pPr>
      <w:r w:rsidRPr="00EC3CC1">
        <w:rPr>
          <w:noProof/>
          <w:sz w:val="24"/>
          <w:szCs w:val="24"/>
          <w:lang w:val="en-US" w:eastAsia="en-US"/>
        </w:rPr>
        <w:lastRenderedPageBreak/>
        <w:drawing>
          <wp:inline distT="0" distB="0" distL="0" distR="0" wp14:anchorId="5B3C8007" wp14:editId="3B0866AF">
            <wp:extent cx="5943600" cy="3657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XX_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D53F3DA" w14:textId="77777777" w:rsidR="00130DFB" w:rsidRPr="006C670D" w:rsidRDefault="00130DFB" w:rsidP="00130DFB">
      <w:pPr>
        <w:spacing w:line="480" w:lineRule="auto"/>
        <w:jc w:val="both"/>
        <w:rPr>
          <w:sz w:val="24"/>
          <w:szCs w:val="24"/>
        </w:rPr>
      </w:pPr>
    </w:p>
    <w:p w14:paraId="08BEC991" w14:textId="1994808C" w:rsidR="00130DFB" w:rsidRPr="006C670D" w:rsidRDefault="00130DFB" w:rsidP="00130DFB">
      <w:pPr>
        <w:spacing w:line="480" w:lineRule="auto"/>
        <w:jc w:val="both"/>
        <w:outlineLvl w:val="0"/>
        <w:rPr>
          <w:b/>
          <w:bCs/>
          <w:sz w:val="24"/>
          <w:szCs w:val="24"/>
        </w:rPr>
      </w:pPr>
      <w:r w:rsidRPr="006C670D">
        <w:rPr>
          <w:b/>
          <w:bCs/>
          <w:sz w:val="24"/>
          <w:szCs w:val="24"/>
        </w:rPr>
        <w:t xml:space="preserve">Figure </w:t>
      </w:r>
      <w:r>
        <w:rPr>
          <w:b/>
          <w:bCs/>
          <w:sz w:val="24"/>
          <w:szCs w:val="24"/>
        </w:rPr>
        <w:t>S5.</w:t>
      </w:r>
      <w:r w:rsidRPr="006C670D">
        <w:rPr>
          <w:b/>
          <w:bCs/>
          <w:sz w:val="24"/>
          <w:szCs w:val="24"/>
        </w:rPr>
        <w:t xml:space="preserve"> The global distribution of the GLCT-3 Gly16* allele</w:t>
      </w:r>
    </w:p>
    <w:p w14:paraId="1A476B36" w14:textId="77777777" w:rsidR="00130DFB" w:rsidRPr="006C670D" w:rsidRDefault="00130DFB" w:rsidP="00130DFB">
      <w:pPr>
        <w:spacing w:line="480" w:lineRule="auto"/>
        <w:jc w:val="both"/>
        <w:rPr>
          <w:sz w:val="24"/>
          <w:szCs w:val="24"/>
        </w:rPr>
      </w:pPr>
      <w:r w:rsidRPr="006C670D">
        <w:rPr>
          <w:sz w:val="24"/>
          <w:szCs w:val="24"/>
        </w:rPr>
        <w:t xml:space="preserve">Sampling locations of wild </w:t>
      </w:r>
      <w:r w:rsidRPr="006C670D">
        <w:rPr>
          <w:i/>
          <w:iCs/>
          <w:sz w:val="24"/>
          <w:szCs w:val="24"/>
        </w:rPr>
        <w:t>C. elegans</w:t>
      </w:r>
      <w:r w:rsidRPr="006C670D">
        <w:rPr>
          <w:sz w:val="24"/>
          <w:szCs w:val="24"/>
        </w:rPr>
        <w:t xml:space="preserve"> strains. Each dot represents the location where an individual strain was sampled. Pink dots represent strains carrying the REF allele at GLCT-3, and blue dots represent strains carrying the Gly16* allele. </w:t>
      </w:r>
    </w:p>
    <w:p w14:paraId="40E8BE8C" w14:textId="77777777" w:rsidR="00130DFB" w:rsidRPr="006C670D" w:rsidRDefault="00130DFB" w:rsidP="00130DFB">
      <w:pPr>
        <w:rPr>
          <w:sz w:val="24"/>
          <w:szCs w:val="24"/>
        </w:rPr>
      </w:pPr>
      <w:r w:rsidRPr="006C670D">
        <w:rPr>
          <w:sz w:val="24"/>
          <w:szCs w:val="24"/>
        </w:rPr>
        <w:br w:type="page"/>
      </w:r>
    </w:p>
    <w:p w14:paraId="3BE2E916" w14:textId="77777777" w:rsidR="00130DFB" w:rsidRPr="006C670D" w:rsidRDefault="00130DFB" w:rsidP="00130DFB">
      <w:pPr>
        <w:spacing w:line="480" w:lineRule="auto"/>
        <w:jc w:val="center"/>
        <w:rPr>
          <w:sz w:val="24"/>
          <w:szCs w:val="24"/>
        </w:rPr>
      </w:pPr>
      <w:r w:rsidRPr="006C670D">
        <w:rPr>
          <w:noProof/>
          <w:sz w:val="24"/>
          <w:szCs w:val="24"/>
          <w:lang w:val="en-US" w:eastAsia="en-US"/>
        </w:rPr>
        <w:lastRenderedPageBreak/>
        <w:drawing>
          <wp:inline distT="0" distB="0" distL="0" distR="0" wp14:anchorId="4C580EC1" wp14:editId="693AF161">
            <wp:extent cx="4302437" cy="6619134"/>
            <wp:effectExtent l="0" t="0" r="317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XX_GENOME_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8917" cy="6629103"/>
                    </a:xfrm>
                    <a:prstGeom prst="rect">
                      <a:avLst/>
                    </a:prstGeom>
                  </pic:spPr>
                </pic:pic>
              </a:graphicData>
            </a:graphic>
          </wp:inline>
        </w:drawing>
      </w:r>
    </w:p>
    <w:p w14:paraId="0B14BDDF" w14:textId="521E6EA1" w:rsidR="00130DFB" w:rsidRPr="006C670D" w:rsidRDefault="00130DFB" w:rsidP="00130DFB">
      <w:pPr>
        <w:spacing w:line="480" w:lineRule="auto"/>
        <w:jc w:val="both"/>
        <w:outlineLvl w:val="0"/>
        <w:rPr>
          <w:b/>
          <w:bCs/>
          <w:sz w:val="24"/>
          <w:szCs w:val="24"/>
        </w:rPr>
      </w:pPr>
      <w:r>
        <w:rPr>
          <w:b/>
          <w:bCs/>
          <w:sz w:val="24"/>
          <w:szCs w:val="24"/>
        </w:rPr>
        <w:t>F</w:t>
      </w:r>
      <w:r w:rsidRPr="006C670D">
        <w:rPr>
          <w:b/>
          <w:bCs/>
          <w:sz w:val="24"/>
          <w:szCs w:val="24"/>
        </w:rPr>
        <w:t xml:space="preserve">igure </w:t>
      </w:r>
      <w:r>
        <w:rPr>
          <w:b/>
          <w:bCs/>
          <w:sz w:val="24"/>
          <w:szCs w:val="24"/>
        </w:rPr>
        <w:t>S6.</w:t>
      </w:r>
      <w:r w:rsidRPr="006C670D">
        <w:rPr>
          <w:b/>
          <w:bCs/>
          <w:sz w:val="24"/>
          <w:szCs w:val="24"/>
        </w:rPr>
        <w:t xml:space="preserve"> Phylogenetic tree of the </w:t>
      </w:r>
      <w:r w:rsidRPr="006C670D">
        <w:rPr>
          <w:b/>
          <w:bCs/>
          <w:i/>
          <w:iCs/>
          <w:sz w:val="24"/>
          <w:szCs w:val="24"/>
        </w:rPr>
        <w:t>C. elegans</w:t>
      </w:r>
      <w:r w:rsidRPr="006C670D">
        <w:rPr>
          <w:b/>
          <w:bCs/>
          <w:sz w:val="24"/>
          <w:szCs w:val="24"/>
        </w:rPr>
        <w:t xml:space="preserve"> population</w:t>
      </w:r>
    </w:p>
    <w:p w14:paraId="35C4D56D" w14:textId="77777777" w:rsidR="00130DFB" w:rsidRPr="006C670D" w:rsidRDefault="00130DFB" w:rsidP="00130DFB">
      <w:pPr>
        <w:spacing w:line="480" w:lineRule="auto"/>
        <w:jc w:val="both"/>
        <w:rPr>
          <w:sz w:val="24"/>
          <w:szCs w:val="24"/>
        </w:rPr>
      </w:pPr>
      <w:r w:rsidRPr="006C670D">
        <w:rPr>
          <w:sz w:val="24"/>
          <w:szCs w:val="24"/>
        </w:rPr>
        <w:t xml:space="preserve">A maximum likelihood phylogenetic tree of the </w:t>
      </w:r>
      <w:r w:rsidRPr="006C670D">
        <w:rPr>
          <w:i/>
          <w:iCs/>
          <w:sz w:val="24"/>
          <w:szCs w:val="24"/>
        </w:rPr>
        <w:t>C. elegans</w:t>
      </w:r>
      <w:r w:rsidRPr="006C670D">
        <w:rPr>
          <w:sz w:val="24"/>
          <w:szCs w:val="24"/>
        </w:rPr>
        <w:t xml:space="preserve"> population. Branches are colored based on the GLCT-3 allele the individual strain carries, blue represents strains with the GLCT-3 Gly16* allele, and pink represents strains with the reference allele.</w:t>
      </w:r>
    </w:p>
    <w:p w14:paraId="72A7ACA4" w14:textId="77777777" w:rsidR="00130DFB" w:rsidRPr="006C670D" w:rsidRDefault="00130DFB">
      <w:pPr>
        <w:rPr>
          <w:sz w:val="24"/>
          <w:szCs w:val="24"/>
        </w:rPr>
      </w:pPr>
    </w:p>
    <w:p w14:paraId="6890BB44" w14:textId="7F8CBF9D" w:rsidR="00226A23" w:rsidRPr="006C670D" w:rsidRDefault="009647EF" w:rsidP="00226A23">
      <w:pPr>
        <w:spacing w:line="480" w:lineRule="auto"/>
        <w:jc w:val="both"/>
        <w:rPr>
          <w:sz w:val="24"/>
          <w:szCs w:val="24"/>
          <w:highlight w:val="white"/>
        </w:rPr>
      </w:pPr>
      <w:r w:rsidRPr="00D82DBD">
        <w:rPr>
          <w:noProof/>
          <w:sz w:val="24"/>
          <w:szCs w:val="24"/>
          <w:lang w:val="en-US" w:eastAsia="en-US"/>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0CB9F16" w14:textId="748700BC" w:rsidR="009647EF" w:rsidRPr="00D82DBD" w:rsidRDefault="00130DFB" w:rsidP="00130DFB">
      <w:pPr>
        <w:spacing w:line="480" w:lineRule="auto"/>
        <w:jc w:val="both"/>
        <w:outlineLvl w:val="0"/>
        <w:rPr>
          <w:b/>
          <w:i/>
          <w:sz w:val="24"/>
          <w:szCs w:val="24"/>
          <w:highlight w:val="white"/>
        </w:rPr>
      </w:pPr>
      <w:r w:rsidRPr="006C670D">
        <w:rPr>
          <w:b/>
          <w:sz w:val="24"/>
          <w:szCs w:val="24"/>
          <w:highlight w:val="white"/>
        </w:rPr>
        <w:t>Figure S</w:t>
      </w:r>
      <w:r>
        <w:rPr>
          <w:b/>
          <w:sz w:val="24"/>
          <w:szCs w:val="24"/>
        </w:rPr>
        <w:t>7.</w:t>
      </w:r>
      <w:r>
        <w:rPr>
          <w:b/>
          <w:sz w:val="24"/>
          <w:szCs w:val="24"/>
          <w:highlight w:val="white"/>
        </w:rPr>
        <w:t xml:space="preserve"> </w:t>
      </w:r>
      <w:r w:rsidR="009647EF" w:rsidRPr="00D82DBD">
        <w:rPr>
          <w:b/>
          <w:sz w:val="24"/>
          <w:szCs w:val="24"/>
          <w:highlight w:val="white"/>
        </w:rPr>
        <w:t xml:space="preserve">Phylogenetic relationship of </w:t>
      </w:r>
      <w:r w:rsidR="009647EF" w:rsidRPr="00D82DBD">
        <w:rPr>
          <w:b/>
          <w:i/>
          <w:iCs/>
          <w:sz w:val="24"/>
          <w:szCs w:val="24"/>
          <w:highlight w:val="white"/>
        </w:rPr>
        <w:t>glct-3</w:t>
      </w:r>
      <w:r w:rsidR="009647EF" w:rsidRPr="00D82DBD">
        <w:rPr>
          <w:b/>
          <w:sz w:val="24"/>
          <w:szCs w:val="24"/>
          <w:highlight w:val="white"/>
        </w:rPr>
        <w:t xml:space="preserve"> homologous cDNA sequences</w:t>
      </w:r>
    </w:p>
    <w:p w14:paraId="3EA2D2CD" w14:textId="77777777" w:rsidR="009647EF" w:rsidRPr="00D82DBD" w:rsidRDefault="009647EF" w:rsidP="00214CED">
      <w:pPr>
        <w:spacing w:line="480" w:lineRule="auto"/>
        <w:jc w:val="both"/>
        <w:rPr>
          <w:sz w:val="24"/>
          <w:szCs w:val="24"/>
        </w:rPr>
      </w:pPr>
      <w:r w:rsidRPr="00D82DBD">
        <w:rPr>
          <w:sz w:val="24"/>
          <w:szCs w:val="24"/>
        </w:rPr>
        <w:t xml:space="preserve">The maximum likelihood phylogenetic relationship of </w:t>
      </w:r>
      <w:r w:rsidRPr="00D82DBD">
        <w:rPr>
          <w:i/>
          <w:iCs/>
          <w:sz w:val="24"/>
          <w:szCs w:val="24"/>
        </w:rPr>
        <w:t>glct-3</w:t>
      </w:r>
      <w:r w:rsidRPr="00D82DBD">
        <w:rPr>
          <w:sz w:val="24"/>
          <w:szCs w:val="24"/>
        </w:rP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D82DBD">
        <w:rPr>
          <w:i/>
          <w:iCs/>
          <w:sz w:val="24"/>
          <w:szCs w:val="24"/>
        </w:rPr>
        <w:t xml:space="preserve">C. elegans </w:t>
      </w:r>
      <w:proofErr w:type="spellStart"/>
      <w:r w:rsidRPr="00D82DBD">
        <w:rPr>
          <w:i/>
          <w:iCs/>
          <w:sz w:val="24"/>
          <w:szCs w:val="24"/>
        </w:rPr>
        <w:t>glct</w:t>
      </w:r>
      <w:proofErr w:type="spellEnd"/>
      <w:r w:rsidRPr="00D82DBD">
        <w:rPr>
          <w:sz w:val="24"/>
          <w:szCs w:val="24"/>
        </w:rPr>
        <w:t xml:space="preserve"> genes are colored in black and bolded. </w:t>
      </w:r>
    </w:p>
    <w:p w14:paraId="7217F188" w14:textId="1B99E120" w:rsidR="008E0FF6" w:rsidRPr="006C670D" w:rsidRDefault="005E3317" w:rsidP="00D82DBD">
      <w:pPr>
        <w:rPr>
          <w:sz w:val="24"/>
          <w:szCs w:val="24"/>
        </w:rPr>
      </w:pPr>
      <w:r w:rsidRPr="006C670D">
        <w:rPr>
          <w:sz w:val="24"/>
          <w:szCs w:val="24"/>
        </w:rPr>
        <w:br w:type="page"/>
      </w:r>
    </w:p>
    <w:p w14:paraId="0738A0DE" w14:textId="556B0C55" w:rsidR="000300F4" w:rsidRPr="00EC3CC1" w:rsidRDefault="008E0FF6" w:rsidP="00FA7693">
      <w:pPr>
        <w:spacing w:line="480" w:lineRule="auto"/>
        <w:jc w:val="both"/>
        <w:rPr>
          <w:sz w:val="24"/>
          <w:szCs w:val="24"/>
        </w:rPr>
      </w:pPr>
      <w:r w:rsidRPr="00B115D4">
        <w:rPr>
          <w:noProof/>
          <w:sz w:val="24"/>
          <w:szCs w:val="24"/>
          <w:lang w:val="en-US" w:eastAsia="en-US"/>
        </w:rPr>
        <w:lastRenderedPageBreak/>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21DE9007" w14:textId="3B91D6D9" w:rsidR="008E0FF6" w:rsidRPr="00EC3CC1" w:rsidRDefault="00130DFB" w:rsidP="00130DFB">
      <w:pPr>
        <w:spacing w:line="480" w:lineRule="auto"/>
        <w:jc w:val="both"/>
        <w:outlineLvl w:val="0"/>
        <w:rPr>
          <w:b/>
          <w:i/>
          <w:sz w:val="24"/>
          <w:szCs w:val="24"/>
          <w:highlight w:val="white"/>
        </w:rPr>
      </w:pPr>
      <w:r w:rsidRPr="006C670D">
        <w:rPr>
          <w:b/>
          <w:sz w:val="24"/>
          <w:szCs w:val="24"/>
          <w:highlight w:val="white"/>
        </w:rPr>
        <w:t>Figure S</w:t>
      </w:r>
      <w:r>
        <w:rPr>
          <w:b/>
          <w:sz w:val="24"/>
          <w:szCs w:val="24"/>
          <w:highlight w:val="white"/>
        </w:rPr>
        <w:t>8</w:t>
      </w:r>
      <w:r>
        <w:rPr>
          <w:b/>
          <w:sz w:val="24"/>
          <w:szCs w:val="24"/>
        </w:rPr>
        <w:t xml:space="preserve">. </w:t>
      </w:r>
      <w:r w:rsidR="008E0FF6" w:rsidRPr="00EC3CC1">
        <w:rPr>
          <w:b/>
          <w:sz w:val="24"/>
          <w:szCs w:val="24"/>
          <w:highlight w:val="white"/>
        </w:rPr>
        <w:t>Phylogenetic relationship of GLCT-3 homologous protein sequences</w:t>
      </w:r>
    </w:p>
    <w:p w14:paraId="72482346" w14:textId="77777777" w:rsidR="008E0FF6" w:rsidRPr="00EC3CC1" w:rsidRDefault="008E0FF6" w:rsidP="00214CED">
      <w:pPr>
        <w:spacing w:line="480" w:lineRule="auto"/>
        <w:jc w:val="both"/>
        <w:rPr>
          <w:sz w:val="24"/>
          <w:szCs w:val="24"/>
        </w:rPr>
      </w:pPr>
      <w:r w:rsidRPr="00EC3CC1">
        <w:rPr>
          <w:sz w:val="24"/>
          <w:szCs w:val="24"/>
        </w:rPr>
        <w:t xml:space="preserve">The maximum likelihood phylogenetic relationship of </w:t>
      </w:r>
      <w:r w:rsidRPr="00EC3CC1">
        <w:rPr>
          <w:i/>
          <w:iCs/>
          <w:sz w:val="24"/>
          <w:szCs w:val="24"/>
        </w:rPr>
        <w:t>glct-3</w:t>
      </w:r>
      <w:r w:rsidRPr="00EC3CC1">
        <w:rPr>
          <w:sz w:val="24"/>
          <w:szCs w:val="24"/>
        </w:rPr>
        <w:t xml:space="preserve"> homologs is shown. Branch colors correspond to the bootstrap support for the split, with pink indicating higher support. The </w:t>
      </w:r>
      <w:r w:rsidRPr="00EC3CC1">
        <w:rPr>
          <w:i/>
          <w:iCs/>
          <w:sz w:val="24"/>
          <w:szCs w:val="24"/>
        </w:rPr>
        <w:t xml:space="preserve">C. elegans </w:t>
      </w:r>
      <w:r w:rsidRPr="00EC3CC1">
        <w:rPr>
          <w:sz w:val="24"/>
          <w:szCs w:val="24"/>
        </w:rPr>
        <w:t xml:space="preserve">GLCT protein sequences are bolded. </w:t>
      </w:r>
    </w:p>
    <w:p w14:paraId="671257A6" w14:textId="77777777" w:rsidR="00D873C7" w:rsidRDefault="00D873C7" w:rsidP="008120F4">
      <w:pPr>
        <w:widowControl w:val="0"/>
        <w:pBdr>
          <w:top w:val="nil"/>
          <w:left w:val="nil"/>
          <w:bottom w:val="nil"/>
          <w:right w:val="nil"/>
          <w:between w:val="nil"/>
        </w:pBdr>
        <w:spacing w:line="480" w:lineRule="auto"/>
        <w:jc w:val="both"/>
        <w:rPr>
          <w:color w:val="000000" w:themeColor="text1"/>
          <w:sz w:val="24"/>
          <w:szCs w:val="24"/>
        </w:rPr>
      </w:pPr>
    </w:p>
    <w:p w14:paraId="5D01FF4D" w14:textId="025D3E83" w:rsidR="006774F2" w:rsidRDefault="006774F2">
      <w:pPr>
        <w:rPr>
          <w:ins w:id="21" w:author="Stefan Zdraljevic" w:date="2020-01-28T11:12:00Z"/>
          <w:color w:val="000000" w:themeColor="text1"/>
          <w:sz w:val="24"/>
          <w:szCs w:val="24"/>
        </w:rPr>
      </w:pPr>
      <w:ins w:id="22" w:author="Stefan Zdraljevic" w:date="2020-01-28T11:12:00Z">
        <w:r>
          <w:rPr>
            <w:color w:val="000000" w:themeColor="text1"/>
            <w:sz w:val="24"/>
            <w:szCs w:val="24"/>
          </w:rPr>
          <w:br w:type="page"/>
        </w:r>
      </w:ins>
    </w:p>
    <w:p w14:paraId="4E33D5F8" w14:textId="1A882A80" w:rsidR="006774F2" w:rsidRDefault="006774F2">
      <w:pPr>
        <w:rPr>
          <w:ins w:id="23" w:author="Stefan Zdraljevic" w:date="2020-01-28T11:12:00Z"/>
          <w:color w:val="000000" w:themeColor="text1"/>
          <w:sz w:val="24"/>
          <w:szCs w:val="24"/>
        </w:rPr>
      </w:pPr>
      <w:ins w:id="24" w:author="Stefan Zdraljevic" w:date="2020-01-28T11:12:00Z">
        <w:r>
          <w:rPr>
            <w:color w:val="000000" w:themeColor="text1"/>
            <w:sz w:val="24"/>
            <w:szCs w:val="24"/>
          </w:rPr>
          <w:lastRenderedPageBreak/>
          <w:br w:type="page"/>
        </w:r>
      </w:ins>
    </w:p>
    <w:p w14:paraId="74D33402" w14:textId="53BC1A39" w:rsidR="005D51C6" w:rsidRDefault="006774F2" w:rsidP="008120F4">
      <w:pPr>
        <w:widowControl w:val="0"/>
        <w:pBdr>
          <w:top w:val="nil"/>
          <w:left w:val="nil"/>
          <w:bottom w:val="nil"/>
          <w:right w:val="nil"/>
          <w:between w:val="nil"/>
        </w:pBdr>
        <w:spacing w:line="480" w:lineRule="auto"/>
        <w:jc w:val="both"/>
        <w:rPr>
          <w:ins w:id="25" w:author="Stefan Zdraljevic" w:date="2020-01-28T11:12:00Z"/>
          <w:b/>
          <w:bCs/>
          <w:color w:val="000000" w:themeColor="text1"/>
          <w:sz w:val="24"/>
          <w:szCs w:val="24"/>
        </w:rPr>
      </w:pPr>
      <w:ins w:id="26" w:author="Stefan Zdraljevic" w:date="2020-01-28T11:12:00Z">
        <w:r>
          <w:rPr>
            <w:b/>
            <w:bCs/>
            <w:color w:val="000000" w:themeColor="text1"/>
            <w:sz w:val="24"/>
            <w:szCs w:val="24"/>
          </w:rPr>
          <w:lastRenderedPageBreak/>
          <w:t>Supplemental Tables</w:t>
        </w:r>
      </w:ins>
    </w:p>
    <w:p w14:paraId="7246D63E" w14:textId="4745B5FA" w:rsidR="006774F2" w:rsidRDefault="006774F2" w:rsidP="008120F4">
      <w:pPr>
        <w:widowControl w:val="0"/>
        <w:pBdr>
          <w:top w:val="nil"/>
          <w:left w:val="nil"/>
          <w:bottom w:val="nil"/>
          <w:right w:val="nil"/>
          <w:between w:val="nil"/>
        </w:pBdr>
        <w:spacing w:line="480" w:lineRule="auto"/>
        <w:jc w:val="both"/>
        <w:rPr>
          <w:ins w:id="27" w:author="Stefan Zdraljevic" w:date="2020-01-28T11:12:00Z"/>
          <w:b/>
          <w:bCs/>
          <w:color w:val="000000" w:themeColor="text1"/>
          <w:sz w:val="24"/>
          <w:szCs w:val="24"/>
        </w:rPr>
      </w:pPr>
      <w:ins w:id="28" w:author="Stefan Zdraljevic" w:date="2020-01-28T11:12:00Z">
        <w:r>
          <w:rPr>
            <w:b/>
            <w:bCs/>
            <w:color w:val="000000" w:themeColor="text1"/>
            <w:sz w:val="24"/>
            <w:szCs w:val="24"/>
          </w:rPr>
          <w:t>Supplemental Table 1:</w:t>
        </w:r>
      </w:ins>
      <w:ins w:id="29" w:author="Stefan Zdraljevic" w:date="2020-01-28T11:13:00Z">
        <w:r>
          <w:rPr>
            <w:b/>
            <w:bCs/>
            <w:color w:val="000000" w:themeColor="text1"/>
            <w:sz w:val="24"/>
            <w:szCs w:val="24"/>
          </w:rPr>
          <w:t xml:space="preserve"> </w:t>
        </w:r>
        <w:r w:rsidRPr="006774F2">
          <w:rPr>
            <w:color w:val="000000" w:themeColor="text1"/>
            <w:sz w:val="24"/>
            <w:szCs w:val="24"/>
            <w:rPrChange w:id="30" w:author="Stefan Zdraljevic" w:date="2020-01-28T11:14:00Z">
              <w:rPr>
                <w:b/>
                <w:bCs/>
                <w:color w:val="000000" w:themeColor="text1"/>
                <w:sz w:val="24"/>
                <w:szCs w:val="24"/>
              </w:rPr>
            </w:rPrChange>
          </w:rPr>
          <w:t xml:space="preserve">Raw </w:t>
        </w:r>
      </w:ins>
      <w:ins w:id="31" w:author="Stefan Zdraljevic" w:date="2020-01-28T11:15:00Z">
        <w:r>
          <w:rPr>
            <w:color w:val="000000" w:themeColor="text1"/>
            <w:sz w:val="24"/>
            <w:szCs w:val="24"/>
          </w:rPr>
          <w:t xml:space="preserve">propionate </w:t>
        </w:r>
      </w:ins>
      <w:ins w:id="32" w:author="Stefan Zdraljevic" w:date="2020-01-28T11:13:00Z">
        <w:r w:rsidRPr="006774F2">
          <w:rPr>
            <w:color w:val="000000" w:themeColor="text1"/>
            <w:sz w:val="24"/>
            <w:szCs w:val="24"/>
            <w:rPrChange w:id="33" w:author="Stefan Zdraljevic" w:date="2020-01-28T11:14:00Z">
              <w:rPr>
                <w:b/>
                <w:bCs/>
                <w:color w:val="000000" w:themeColor="text1"/>
                <w:sz w:val="24"/>
                <w:szCs w:val="24"/>
              </w:rPr>
            </w:rPrChange>
          </w:rPr>
          <w:t xml:space="preserve">dose response </w:t>
        </w:r>
      </w:ins>
      <w:ins w:id="34" w:author="Stefan Zdraljevic" w:date="2020-01-28T11:15:00Z">
        <w:r>
          <w:rPr>
            <w:color w:val="000000" w:themeColor="text1"/>
            <w:sz w:val="24"/>
            <w:szCs w:val="24"/>
          </w:rPr>
          <w:t>(0-1</w:t>
        </w:r>
      </w:ins>
      <w:ins w:id="35" w:author="Stefan Zdraljevic" w:date="2020-01-28T11:16:00Z">
        <w:r>
          <w:rPr>
            <w:color w:val="000000" w:themeColor="text1"/>
            <w:sz w:val="24"/>
            <w:szCs w:val="24"/>
          </w:rPr>
          <w:t xml:space="preserve">40 mM) </w:t>
        </w:r>
      </w:ins>
      <w:ins w:id="36" w:author="Stefan Zdraljevic" w:date="2020-01-28T11:13:00Z">
        <w:r w:rsidRPr="006774F2">
          <w:rPr>
            <w:color w:val="000000" w:themeColor="text1"/>
            <w:sz w:val="24"/>
            <w:szCs w:val="24"/>
            <w:rPrChange w:id="37" w:author="Stefan Zdraljevic" w:date="2020-01-28T11:14:00Z">
              <w:rPr>
                <w:b/>
                <w:bCs/>
                <w:color w:val="000000" w:themeColor="text1"/>
                <w:sz w:val="24"/>
                <w:szCs w:val="24"/>
              </w:rPr>
            </w:rPrChange>
          </w:rPr>
          <w:t>phenotypes.</w:t>
        </w:r>
      </w:ins>
    </w:p>
    <w:p w14:paraId="1B88552A" w14:textId="0E14E0FA" w:rsidR="006774F2" w:rsidRPr="006774F2" w:rsidRDefault="006774F2" w:rsidP="006774F2">
      <w:pPr>
        <w:widowControl w:val="0"/>
        <w:pBdr>
          <w:top w:val="nil"/>
          <w:left w:val="nil"/>
          <w:bottom w:val="nil"/>
          <w:right w:val="nil"/>
          <w:between w:val="nil"/>
        </w:pBdr>
        <w:spacing w:line="480" w:lineRule="auto"/>
        <w:jc w:val="both"/>
        <w:rPr>
          <w:ins w:id="38" w:author="Stefan Zdraljevic" w:date="2020-01-28T11:12:00Z"/>
          <w:color w:val="000000" w:themeColor="text1"/>
          <w:sz w:val="24"/>
          <w:szCs w:val="24"/>
          <w:rPrChange w:id="39" w:author="Stefan Zdraljevic" w:date="2020-01-28T11:15:00Z">
            <w:rPr>
              <w:ins w:id="40" w:author="Stefan Zdraljevic" w:date="2020-01-28T11:12:00Z"/>
              <w:b/>
              <w:bCs/>
              <w:color w:val="000000" w:themeColor="text1"/>
              <w:sz w:val="24"/>
              <w:szCs w:val="24"/>
            </w:rPr>
          </w:rPrChange>
        </w:rPr>
      </w:pPr>
      <w:ins w:id="41" w:author="Stefan Zdraljevic" w:date="2020-01-28T11:12:00Z">
        <w:r>
          <w:rPr>
            <w:b/>
            <w:bCs/>
            <w:color w:val="000000" w:themeColor="text1"/>
            <w:sz w:val="24"/>
            <w:szCs w:val="24"/>
          </w:rPr>
          <w:t>Supplemental Table 2:</w:t>
        </w:r>
      </w:ins>
      <w:ins w:id="42" w:author="Stefan Zdraljevic" w:date="2020-01-28T11:15:00Z">
        <w:r>
          <w:rPr>
            <w:b/>
            <w:bCs/>
            <w:color w:val="000000" w:themeColor="text1"/>
            <w:sz w:val="24"/>
            <w:szCs w:val="24"/>
          </w:rPr>
          <w:t xml:space="preserve"> </w:t>
        </w:r>
      </w:ins>
      <w:ins w:id="43" w:author="Stefan Zdraljevic" w:date="2020-01-28T11:18:00Z">
        <w:r w:rsidRPr="00C05751">
          <w:rPr>
            <w:color w:val="000000" w:themeColor="text1"/>
            <w:sz w:val="24"/>
            <w:szCs w:val="24"/>
          </w:rPr>
          <w:t xml:space="preserve">Raw </w:t>
        </w:r>
        <w:r>
          <w:rPr>
            <w:color w:val="000000" w:themeColor="text1"/>
            <w:sz w:val="24"/>
            <w:szCs w:val="24"/>
          </w:rPr>
          <w:t xml:space="preserve">propionate </w:t>
        </w:r>
        <w:r w:rsidRPr="00C05751">
          <w:rPr>
            <w:color w:val="000000" w:themeColor="text1"/>
            <w:sz w:val="24"/>
            <w:szCs w:val="24"/>
          </w:rPr>
          <w:t xml:space="preserve">dose response </w:t>
        </w:r>
        <w:r>
          <w:rPr>
            <w:color w:val="000000" w:themeColor="text1"/>
            <w:sz w:val="24"/>
            <w:szCs w:val="24"/>
          </w:rPr>
          <w:t xml:space="preserve">(80-110 mM) </w:t>
        </w:r>
        <w:r w:rsidRPr="00C05751">
          <w:rPr>
            <w:color w:val="000000" w:themeColor="text1"/>
            <w:sz w:val="24"/>
            <w:szCs w:val="24"/>
          </w:rPr>
          <w:t>phenotypes.</w:t>
        </w:r>
      </w:ins>
    </w:p>
    <w:p w14:paraId="13B740EE" w14:textId="400E4B30" w:rsidR="006774F2" w:rsidRPr="00C05751" w:rsidRDefault="006774F2" w:rsidP="006774F2">
      <w:pPr>
        <w:widowControl w:val="0"/>
        <w:pBdr>
          <w:top w:val="nil"/>
          <w:left w:val="nil"/>
          <w:bottom w:val="nil"/>
          <w:right w:val="nil"/>
          <w:between w:val="nil"/>
        </w:pBdr>
        <w:spacing w:line="480" w:lineRule="auto"/>
        <w:jc w:val="both"/>
        <w:rPr>
          <w:ins w:id="44" w:author="Stefan Zdraljevic" w:date="2020-01-28T11:12:00Z"/>
          <w:b/>
          <w:bCs/>
          <w:color w:val="000000" w:themeColor="text1"/>
          <w:sz w:val="24"/>
          <w:szCs w:val="24"/>
        </w:rPr>
      </w:pPr>
      <w:ins w:id="45" w:author="Stefan Zdraljevic" w:date="2020-01-28T11:12:00Z">
        <w:r>
          <w:rPr>
            <w:b/>
            <w:bCs/>
            <w:color w:val="000000" w:themeColor="text1"/>
            <w:sz w:val="24"/>
            <w:szCs w:val="24"/>
          </w:rPr>
          <w:t>Supplemental Table 3:</w:t>
        </w:r>
      </w:ins>
      <w:ins w:id="46" w:author="Stefan Zdraljevic" w:date="2020-01-28T11:18:00Z">
        <w:r>
          <w:rPr>
            <w:b/>
            <w:bCs/>
            <w:color w:val="000000" w:themeColor="text1"/>
            <w:sz w:val="24"/>
            <w:szCs w:val="24"/>
          </w:rPr>
          <w:t xml:space="preserve"> </w:t>
        </w:r>
        <w:r w:rsidRPr="006774F2">
          <w:rPr>
            <w:color w:val="000000" w:themeColor="text1"/>
            <w:sz w:val="24"/>
            <w:szCs w:val="24"/>
            <w:rPrChange w:id="47" w:author="Stefan Zdraljevic" w:date="2020-01-28T11:19:00Z">
              <w:rPr>
                <w:b/>
                <w:bCs/>
                <w:color w:val="000000" w:themeColor="text1"/>
                <w:sz w:val="24"/>
                <w:szCs w:val="24"/>
              </w:rPr>
            </w:rPrChange>
          </w:rPr>
          <w:t xml:space="preserve">Processed </w:t>
        </w:r>
      </w:ins>
      <w:ins w:id="48" w:author="Stefan Zdraljevic" w:date="2020-01-28T11:20:00Z">
        <w:r>
          <w:rPr>
            <w:color w:val="000000" w:themeColor="text1"/>
            <w:sz w:val="24"/>
            <w:szCs w:val="24"/>
          </w:rPr>
          <w:t xml:space="preserve">L1 survival </w:t>
        </w:r>
      </w:ins>
      <w:ins w:id="49" w:author="Stefan Zdraljevic" w:date="2020-01-28T11:18:00Z">
        <w:r w:rsidRPr="006774F2">
          <w:rPr>
            <w:color w:val="000000" w:themeColor="text1"/>
            <w:sz w:val="24"/>
            <w:szCs w:val="24"/>
            <w:rPrChange w:id="50" w:author="Stefan Zdraljevic" w:date="2020-01-28T11:19:00Z">
              <w:rPr>
                <w:b/>
                <w:bCs/>
                <w:color w:val="000000" w:themeColor="text1"/>
                <w:sz w:val="24"/>
                <w:szCs w:val="24"/>
              </w:rPr>
            </w:rPrChange>
          </w:rPr>
          <w:t>phenotypes used for GWA mapping</w:t>
        </w:r>
      </w:ins>
      <w:ins w:id="51" w:author="Stefan Zdraljevic" w:date="2020-01-28T11:19:00Z">
        <w:r w:rsidRPr="006774F2">
          <w:rPr>
            <w:color w:val="000000" w:themeColor="text1"/>
            <w:sz w:val="24"/>
            <w:szCs w:val="24"/>
            <w:rPrChange w:id="52" w:author="Stefan Zdraljevic" w:date="2020-01-28T11:19:00Z">
              <w:rPr>
                <w:b/>
                <w:bCs/>
                <w:color w:val="000000" w:themeColor="text1"/>
                <w:sz w:val="24"/>
                <w:szCs w:val="24"/>
              </w:rPr>
            </w:rPrChange>
          </w:rPr>
          <w:t>.</w:t>
        </w:r>
      </w:ins>
    </w:p>
    <w:p w14:paraId="314A0C1C" w14:textId="4E752F8F" w:rsidR="006774F2" w:rsidRPr="00C05751" w:rsidRDefault="006774F2" w:rsidP="006774F2">
      <w:pPr>
        <w:widowControl w:val="0"/>
        <w:pBdr>
          <w:top w:val="nil"/>
          <w:left w:val="nil"/>
          <w:bottom w:val="nil"/>
          <w:right w:val="nil"/>
          <w:between w:val="nil"/>
        </w:pBdr>
        <w:spacing w:line="480" w:lineRule="auto"/>
        <w:jc w:val="both"/>
        <w:rPr>
          <w:ins w:id="53" w:author="Stefan Zdraljevic" w:date="2020-01-28T11:12:00Z"/>
          <w:b/>
          <w:bCs/>
          <w:color w:val="000000" w:themeColor="text1"/>
          <w:sz w:val="24"/>
          <w:szCs w:val="24"/>
        </w:rPr>
      </w:pPr>
      <w:ins w:id="54" w:author="Stefan Zdraljevic" w:date="2020-01-28T11:12:00Z">
        <w:r>
          <w:rPr>
            <w:b/>
            <w:bCs/>
            <w:color w:val="000000" w:themeColor="text1"/>
            <w:sz w:val="24"/>
            <w:szCs w:val="24"/>
          </w:rPr>
          <w:t>Supplemental Table 4:</w:t>
        </w:r>
      </w:ins>
      <w:ins w:id="55" w:author="Stefan Zdraljevic" w:date="2020-01-28T11:19:00Z">
        <w:r>
          <w:rPr>
            <w:b/>
            <w:bCs/>
            <w:color w:val="000000" w:themeColor="text1"/>
            <w:sz w:val="24"/>
            <w:szCs w:val="24"/>
          </w:rPr>
          <w:t xml:space="preserve"> </w:t>
        </w:r>
        <w:r w:rsidRPr="006774F2">
          <w:rPr>
            <w:color w:val="000000" w:themeColor="text1"/>
            <w:sz w:val="24"/>
            <w:szCs w:val="24"/>
            <w:rPrChange w:id="56" w:author="Stefan Zdraljevic" w:date="2020-01-28T11:19:00Z">
              <w:rPr>
                <w:b/>
                <w:bCs/>
                <w:color w:val="000000" w:themeColor="text1"/>
                <w:sz w:val="24"/>
                <w:szCs w:val="24"/>
              </w:rPr>
            </w:rPrChange>
          </w:rPr>
          <w:t>Genotype matrix of wild isolates used for GWA mapping.</w:t>
        </w:r>
      </w:ins>
    </w:p>
    <w:p w14:paraId="40D1F8F8" w14:textId="25A25E4E" w:rsidR="006774F2" w:rsidRPr="00C05751" w:rsidRDefault="006774F2" w:rsidP="006774F2">
      <w:pPr>
        <w:widowControl w:val="0"/>
        <w:pBdr>
          <w:top w:val="nil"/>
          <w:left w:val="nil"/>
          <w:bottom w:val="nil"/>
          <w:right w:val="nil"/>
          <w:between w:val="nil"/>
        </w:pBdr>
        <w:spacing w:line="480" w:lineRule="auto"/>
        <w:jc w:val="both"/>
        <w:rPr>
          <w:ins w:id="57" w:author="Stefan Zdraljevic" w:date="2020-01-28T11:12:00Z"/>
          <w:b/>
          <w:bCs/>
          <w:color w:val="000000" w:themeColor="text1"/>
          <w:sz w:val="24"/>
          <w:szCs w:val="24"/>
        </w:rPr>
      </w:pPr>
      <w:ins w:id="58" w:author="Stefan Zdraljevic" w:date="2020-01-28T11:12:00Z">
        <w:r>
          <w:rPr>
            <w:b/>
            <w:bCs/>
            <w:color w:val="000000" w:themeColor="text1"/>
            <w:sz w:val="24"/>
            <w:szCs w:val="24"/>
          </w:rPr>
          <w:t>Supplemental Table 5:</w:t>
        </w:r>
      </w:ins>
      <w:ins w:id="59" w:author="Stefan Zdraljevic" w:date="2020-01-28T11:19:00Z">
        <w:r>
          <w:rPr>
            <w:b/>
            <w:bCs/>
            <w:color w:val="000000" w:themeColor="text1"/>
            <w:sz w:val="24"/>
            <w:szCs w:val="24"/>
          </w:rPr>
          <w:t xml:space="preserve"> </w:t>
        </w:r>
        <w:r w:rsidRPr="006774F2">
          <w:rPr>
            <w:color w:val="000000" w:themeColor="text1"/>
            <w:sz w:val="24"/>
            <w:szCs w:val="24"/>
            <w:rPrChange w:id="60" w:author="Stefan Zdraljevic" w:date="2020-01-28T11:19:00Z">
              <w:rPr>
                <w:b/>
                <w:bCs/>
                <w:color w:val="000000" w:themeColor="text1"/>
                <w:sz w:val="24"/>
                <w:szCs w:val="24"/>
              </w:rPr>
            </w:rPrChange>
          </w:rPr>
          <w:t>Chromosome V</w:t>
        </w:r>
        <w:r>
          <w:rPr>
            <w:b/>
            <w:bCs/>
            <w:color w:val="000000" w:themeColor="text1"/>
            <w:sz w:val="24"/>
            <w:szCs w:val="24"/>
          </w:rPr>
          <w:t xml:space="preserve"> </w:t>
        </w:r>
        <w:r w:rsidRPr="006774F2">
          <w:rPr>
            <w:color w:val="000000" w:themeColor="text1"/>
            <w:sz w:val="24"/>
            <w:szCs w:val="24"/>
            <w:rPrChange w:id="61" w:author="Stefan Zdraljevic" w:date="2020-01-28T11:19:00Z">
              <w:rPr>
                <w:b/>
                <w:bCs/>
                <w:color w:val="000000" w:themeColor="text1"/>
                <w:sz w:val="24"/>
                <w:szCs w:val="24"/>
              </w:rPr>
            </w:rPrChange>
          </w:rPr>
          <w:t>NIL genotypes</w:t>
        </w:r>
        <w:r>
          <w:rPr>
            <w:color w:val="000000" w:themeColor="text1"/>
            <w:sz w:val="24"/>
            <w:szCs w:val="24"/>
          </w:rPr>
          <w:t>.</w:t>
        </w:r>
      </w:ins>
    </w:p>
    <w:p w14:paraId="2FFA9E46" w14:textId="1A633FE6" w:rsidR="006774F2" w:rsidRPr="00C05751" w:rsidRDefault="006774F2" w:rsidP="006774F2">
      <w:pPr>
        <w:widowControl w:val="0"/>
        <w:pBdr>
          <w:top w:val="nil"/>
          <w:left w:val="nil"/>
          <w:bottom w:val="nil"/>
          <w:right w:val="nil"/>
          <w:between w:val="nil"/>
        </w:pBdr>
        <w:spacing w:line="480" w:lineRule="auto"/>
        <w:jc w:val="both"/>
        <w:rPr>
          <w:ins w:id="62" w:author="Stefan Zdraljevic" w:date="2020-01-28T11:12:00Z"/>
          <w:b/>
          <w:bCs/>
          <w:color w:val="000000" w:themeColor="text1"/>
          <w:sz w:val="24"/>
          <w:szCs w:val="24"/>
        </w:rPr>
      </w:pPr>
      <w:ins w:id="63" w:author="Stefan Zdraljevic" w:date="2020-01-28T11:12:00Z">
        <w:r>
          <w:rPr>
            <w:b/>
            <w:bCs/>
            <w:color w:val="000000" w:themeColor="text1"/>
            <w:sz w:val="24"/>
            <w:szCs w:val="24"/>
          </w:rPr>
          <w:t>Supplemental Table 6:</w:t>
        </w:r>
      </w:ins>
      <w:ins w:id="64" w:author="Stefan Zdraljevic" w:date="2020-01-28T11:20:00Z">
        <w:r>
          <w:rPr>
            <w:b/>
            <w:bCs/>
            <w:color w:val="000000" w:themeColor="text1"/>
            <w:sz w:val="24"/>
            <w:szCs w:val="24"/>
          </w:rPr>
          <w:t xml:space="preserve"> </w:t>
        </w:r>
        <w:r w:rsidRPr="006774F2">
          <w:rPr>
            <w:color w:val="000000" w:themeColor="text1"/>
            <w:sz w:val="24"/>
            <w:szCs w:val="24"/>
            <w:rPrChange w:id="65" w:author="Stefan Zdraljevic" w:date="2020-01-28T11:20:00Z">
              <w:rPr>
                <w:b/>
                <w:bCs/>
                <w:color w:val="000000" w:themeColor="text1"/>
                <w:sz w:val="24"/>
                <w:szCs w:val="24"/>
              </w:rPr>
            </w:rPrChange>
          </w:rPr>
          <w:t>Raw NIL L1 phenotypes.</w:t>
        </w:r>
      </w:ins>
    </w:p>
    <w:p w14:paraId="2F8FCEFD" w14:textId="12C1AECA" w:rsidR="006774F2" w:rsidRPr="00C05751" w:rsidRDefault="006774F2" w:rsidP="006774F2">
      <w:pPr>
        <w:widowControl w:val="0"/>
        <w:pBdr>
          <w:top w:val="nil"/>
          <w:left w:val="nil"/>
          <w:bottom w:val="nil"/>
          <w:right w:val="nil"/>
          <w:between w:val="nil"/>
        </w:pBdr>
        <w:spacing w:line="480" w:lineRule="auto"/>
        <w:jc w:val="both"/>
        <w:rPr>
          <w:ins w:id="66" w:author="Stefan Zdraljevic" w:date="2020-01-28T11:12:00Z"/>
          <w:b/>
          <w:bCs/>
          <w:color w:val="000000" w:themeColor="text1"/>
          <w:sz w:val="24"/>
          <w:szCs w:val="24"/>
        </w:rPr>
      </w:pPr>
      <w:ins w:id="67" w:author="Stefan Zdraljevic" w:date="2020-01-28T11:12:00Z">
        <w:r>
          <w:rPr>
            <w:b/>
            <w:bCs/>
            <w:color w:val="000000" w:themeColor="text1"/>
            <w:sz w:val="24"/>
            <w:szCs w:val="24"/>
          </w:rPr>
          <w:t>Supplemental Table 7:</w:t>
        </w:r>
      </w:ins>
      <w:ins w:id="68" w:author="Stefan Zdraljevic" w:date="2020-01-28T11:20:00Z">
        <w:r>
          <w:rPr>
            <w:b/>
            <w:bCs/>
            <w:color w:val="000000" w:themeColor="text1"/>
            <w:sz w:val="24"/>
            <w:szCs w:val="24"/>
          </w:rPr>
          <w:t xml:space="preserve"> </w:t>
        </w:r>
        <w:r w:rsidR="00F64F66" w:rsidRPr="00F64F66">
          <w:rPr>
            <w:color w:val="000000" w:themeColor="text1"/>
            <w:sz w:val="24"/>
            <w:szCs w:val="24"/>
            <w:rPrChange w:id="69" w:author="Stefan Zdraljevic" w:date="2020-01-28T11:21:00Z">
              <w:rPr>
                <w:b/>
                <w:bCs/>
                <w:color w:val="000000" w:themeColor="text1"/>
                <w:sz w:val="24"/>
                <w:szCs w:val="24"/>
              </w:rPr>
            </w:rPrChange>
          </w:rPr>
          <w:t xml:space="preserve">Raw CRISPR </w:t>
        </w:r>
      </w:ins>
      <w:ins w:id="70" w:author="Stefan Zdraljevic" w:date="2020-01-28T11:21:00Z">
        <w:r w:rsidR="00F64F66" w:rsidRPr="00F64F66">
          <w:rPr>
            <w:color w:val="000000" w:themeColor="text1"/>
            <w:sz w:val="24"/>
            <w:szCs w:val="24"/>
            <w:rPrChange w:id="71" w:author="Stefan Zdraljevic" w:date="2020-01-28T11:21:00Z">
              <w:rPr>
                <w:b/>
                <w:bCs/>
                <w:color w:val="000000" w:themeColor="text1"/>
                <w:sz w:val="24"/>
                <w:szCs w:val="24"/>
              </w:rPr>
            </w:rPrChange>
          </w:rPr>
          <w:t>edit L1 phenotypes.</w:t>
        </w:r>
      </w:ins>
    </w:p>
    <w:p w14:paraId="5E040277" w14:textId="17FF29FB" w:rsidR="006774F2" w:rsidRPr="00C05751" w:rsidRDefault="006774F2" w:rsidP="006774F2">
      <w:pPr>
        <w:widowControl w:val="0"/>
        <w:pBdr>
          <w:top w:val="nil"/>
          <w:left w:val="nil"/>
          <w:bottom w:val="nil"/>
          <w:right w:val="nil"/>
          <w:between w:val="nil"/>
        </w:pBdr>
        <w:spacing w:line="480" w:lineRule="auto"/>
        <w:jc w:val="both"/>
        <w:rPr>
          <w:ins w:id="72" w:author="Stefan Zdraljevic" w:date="2020-01-28T11:12:00Z"/>
          <w:b/>
          <w:bCs/>
          <w:color w:val="000000" w:themeColor="text1"/>
          <w:sz w:val="24"/>
          <w:szCs w:val="24"/>
        </w:rPr>
      </w:pPr>
      <w:ins w:id="73" w:author="Stefan Zdraljevic" w:date="2020-01-28T11:12:00Z">
        <w:r>
          <w:rPr>
            <w:b/>
            <w:bCs/>
            <w:color w:val="000000" w:themeColor="text1"/>
            <w:sz w:val="24"/>
            <w:szCs w:val="24"/>
          </w:rPr>
          <w:t>Supplemental Table 8:</w:t>
        </w:r>
      </w:ins>
      <w:ins w:id="74" w:author="Stefan Zdraljevic" w:date="2020-01-28T11:21:00Z">
        <w:r w:rsidR="00F64F66">
          <w:rPr>
            <w:b/>
            <w:bCs/>
            <w:color w:val="000000" w:themeColor="text1"/>
            <w:sz w:val="24"/>
            <w:szCs w:val="24"/>
          </w:rPr>
          <w:t xml:space="preserve"> </w:t>
        </w:r>
        <w:r w:rsidR="00F64F66" w:rsidRPr="00F64F66">
          <w:rPr>
            <w:color w:val="000000" w:themeColor="text1"/>
            <w:sz w:val="24"/>
            <w:szCs w:val="24"/>
            <w:rPrChange w:id="75" w:author="Stefan Zdraljevic" w:date="2020-01-28T11:21:00Z">
              <w:rPr>
                <w:b/>
                <w:bCs/>
                <w:color w:val="000000" w:themeColor="text1"/>
                <w:sz w:val="24"/>
                <w:szCs w:val="24"/>
              </w:rPr>
            </w:rPrChange>
          </w:rPr>
          <w:t>330 C. elegans wild isolate maximum likelihood phylogeny.</w:t>
        </w:r>
      </w:ins>
    </w:p>
    <w:p w14:paraId="5A205EF8" w14:textId="18BE471D" w:rsidR="006774F2" w:rsidRPr="00C05751" w:rsidRDefault="006774F2" w:rsidP="006774F2">
      <w:pPr>
        <w:widowControl w:val="0"/>
        <w:pBdr>
          <w:top w:val="nil"/>
          <w:left w:val="nil"/>
          <w:bottom w:val="nil"/>
          <w:right w:val="nil"/>
          <w:between w:val="nil"/>
        </w:pBdr>
        <w:spacing w:line="480" w:lineRule="auto"/>
        <w:jc w:val="both"/>
        <w:rPr>
          <w:ins w:id="76" w:author="Stefan Zdraljevic" w:date="2020-01-28T11:12:00Z"/>
          <w:b/>
          <w:bCs/>
          <w:color w:val="000000" w:themeColor="text1"/>
          <w:sz w:val="24"/>
          <w:szCs w:val="24"/>
        </w:rPr>
      </w:pPr>
      <w:ins w:id="77" w:author="Stefan Zdraljevic" w:date="2020-01-28T11:12:00Z">
        <w:r>
          <w:rPr>
            <w:b/>
            <w:bCs/>
            <w:color w:val="000000" w:themeColor="text1"/>
            <w:sz w:val="24"/>
            <w:szCs w:val="24"/>
          </w:rPr>
          <w:t>Supplemental Table 9:</w:t>
        </w:r>
      </w:ins>
      <w:ins w:id="78" w:author="Stefan Zdraljevic" w:date="2020-01-28T11:21:00Z">
        <w:r w:rsidR="00F64F66">
          <w:rPr>
            <w:b/>
            <w:bCs/>
            <w:color w:val="000000" w:themeColor="text1"/>
            <w:sz w:val="24"/>
            <w:szCs w:val="24"/>
          </w:rPr>
          <w:t xml:space="preserve"> </w:t>
        </w:r>
        <w:r w:rsidR="00F64F66" w:rsidRPr="00F64F66">
          <w:rPr>
            <w:color w:val="000000" w:themeColor="text1"/>
            <w:sz w:val="24"/>
            <w:szCs w:val="24"/>
            <w:rPrChange w:id="79" w:author="Stefan Zdraljevic" w:date="2020-01-28T11:22:00Z">
              <w:rPr>
                <w:b/>
                <w:bCs/>
                <w:color w:val="000000" w:themeColor="text1"/>
                <w:sz w:val="24"/>
                <w:szCs w:val="24"/>
              </w:rPr>
            </w:rPrChange>
          </w:rPr>
          <w:t>Phylogeny of</w:t>
        </w:r>
      </w:ins>
      <w:ins w:id="80" w:author="Stefan Zdraljevic" w:date="2020-01-28T11:22:00Z">
        <w:r w:rsidR="00F64F66" w:rsidRPr="00F64F66">
          <w:rPr>
            <w:color w:val="000000" w:themeColor="text1"/>
            <w:sz w:val="24"/>
            <w:szCs w:val="24"/>
            <w:rPrChange w:id="81" w:author="Stefan Zdraljevic" w:date="2020-01-28T11:22:00Z">
              <w:rPr>
                <w:b/>
                <w:bCs/>
                <w:color w:val="000000" w:themeColor="text1"/>
                <w:sz w:val="24"/>
                <w:szCs w:val="24"/>
              </w:rPr>
            </w:rPrChange>
          </w:rPr>
          <w:t xml:space="preserve"> </w:t>
        </w:r>
        <w:r w:rsidR="00F64F66" w:rsidRPr="00F64F66">
          <w:rPr>
            <w:i/>
            <w:iCs/>
            <w:color w:val="000000" w:themeColor="text1"/>
            <w:sz w:val="24"/>
            <w:szCs w:val="24"/>
            <w:rPrChange w:id="82" w:author="Stefan Zdraljevic" w:date="2020-01-28T11:22:00Z">
              <w:rPr>
                <w:b/>
                <w:bCs/>
                <w:color w:val="000000" w:themeColor="text1"/>
                <w:sz w:val="24"/>
                <w:szCs w:val="24"/>
              </w:rPr>
            </w:rPrChange>
          </w:rPr>
          <w:t>glct-3</w:t>
        </w:r>
        <w:r w:rsidR="00F64F66" w:rsidRPr="00F64F66">
          <w:rPr>
            <w:color w:val="000000" w:themeColor="text1"/>
            <w:sz w:val="24"/>
            <w:szCs w:val="24"/>
            <w:rPrChange w:id="83" w:author="Stefan Zdraljevic" w:date="2020-01-28T11:22:00Z">
              <w:rPr>
                <w:b/>
                <w:bCs/>
                <w:color w:val="000000" w:themeColor="text1"/>
                <w:sz w:val="24"/>
                <w:szCs w:val="24"/>
              </w:rPr>
            </w:rPrChange>
          </w:rPr>
          <w:t xml:space="preserve"> </w:t>
        </w:r>
      </w:ins>
      <w:ins w:id="84" w:author="Stefan Zdraljevic" w:date="2020-01-28T11:23:00Z">
        <w:r w:rsidR="00F64F66">
          <w:rPr>
            <w:color w:val="000000" w:themeColor="text1"/>
            <w:sz w:val="24"/>
            <w:szCs w:val="24"/>
          </w:rPr>
          <w:t xml:space="preserve">paralogs and </w:t>
        </w:r>
      </w:ins>
      <w:ins w:id="85" w:author="Stefan Zdraljevic" w:date="2020-01-28T11:22:00Z">
        <w:r w:rsidR="00F64F66" w:rsidRPr="00F64F66">
          <w:rPr>
            <w:color w:val="000000" w:themeColor="text1"/>
            <w:sz w:val="24"/>
            <w:szCs w:val="24"/>
            <w:rPrChange w:id="86" w:author="Stefan Zdraljevic" w:date="2020-01-28T11:22:00Z">
              <w:rPr>
                <w:b/>
                <w:bCs/>
                <w:color w:val="000000" w:themeColor="text1"/>
                <w:sz w:val="24"/>
                <w:szCs w:val="24"/>
              </w:rPr>
            </w:rPrChange>
          </w:rPr>
          <w:t>homologous DNA sequences</w:t>
        </w:r>
      </w:ins>
      <w:ins w:id="87" w:author="Stefan Zdraljevic" w:date="2020-01-28T11:24:00Z">
        <w:r w:rsidR="00F64F66">
          <w:rPr>
            <w:color w:val="000000" w:themeColor="text1"/>
            <w:sz w:val="24"/>
            <w:szCs w:val="24"/>
          </w:rPr>
          <w:t xml:space="preserve"> from </w:t>
        </w:r>
        <w:r w:rsidR="00F64F66" w:rsidRPr="00F64F66">
          <w:rPr>
            <w:i/>
            <w:iCs/>
            <w:color w:val="000000" w:themeColor="text1"/>
            <w:sz w:val="24"/>
            <w:szCs w:val="24"/>
            <w:rPrChange w:id="88" w:author="Stefan Zdraljevic" w:date="2020-01-28T11:24:00Z">
              <w:rPr>
                <w:color w:val="000000" w:themeColor="text1"/>
                <w:sz w:val="24"/>
                <w:szCs w:val="24"/>
              </w:rPr>
            </w:rPrChange>
          </w:rPr>
          <w:t xml:space="preserve">C. </w:t>
        </w:r>
        <w:proofErr w:type="spellStart"/>
        <w:r w:rsidR="00F64F66" w:rsidRPr="00F64F66">
          <w:rPr>
            <w:i/>
            <w:iCs/>
            <w:color w:val="000000" w:themeColor="text1"/>
            <w:sz w:val="24"/>
            <w:szCs w:val="24"/>
            <w:rPrChange w:id="89" w:author="Stefan Zdraljevic" w:date="2020-01-28T11:24:00Z">
              <w:rPr>
                <w:color w:val="000000" w:themeColor="text1"/>
                <w:sz w:val="24"/>
                <w:szCs w:val="24"/>
              </w:rPr>
            </w:rPrChange>
          </w:rPr>
          <w:t>briggsae</w:t>
        </w:r>
        <w:proofErr w:type="spellEnd"/>
        <w:r w:rsidR="00F64F66">
          <w:rPr>
            <w:color w:val="000000" w:themeColor="text1"/>
            <w:sz w:val="24"/>
            <w:szCs w:val="24"/>
          </w:rPr>
          <w:t xml:space="preserve"> and </w:t>
        </w:r>
        <w:r w:rsidR="00F64F66" w:rsidRPr="00F64F66">
          <w:rPr>
            <w:i/>
            <w:iCs/>
            <w:color w:val="000000" w:themeColor="text1"/>
            <w:sz w:val="24"/>
            <w:szCs w:val="24"/>
            <w:rPrChange w:id="90" w:author="Stefan Zdraljevic" w:date="2020-01-28T11:24:00Z">
              <w:rPr>
                <w:color w:val="000000" w:themeColor="text1"/>
                <w:sz w:val="24"/>
                <w:szCs w:val="24"/>
              </w:rPr>
            </w:rPrChange>
          </w:rPr>
          <w:t>C. tropicalis</w:t>
        </w:r>
      </w:ins>
      <w:ins w:id="91" w:author="Stefan Zdraljevic" w:date="2020-01-28T11:22:00Z">
        <w:r w:rsidR="00F64F66" w:rsidRPr="00F64F66">
          <w:rPr>
            <w:color w:val="000000" w:themeColor="text1"/>
            <w:sz w:val="24"/>
            <w:szCs w:val="24"/>
            <w:rPrChange w:id="92" w:author="Stefan Zdraljevic" w:date="2020-01-28T11:22:00Z">
              <w:rPr>
                <w:b/>
                <w:bCs/>
                <w:color w:val="000000" w:themeColor="text1"/>
                <w:sz w:val="24"/>
                <w:szCs w:val="24"/>
              </w:rPr>
            </w:rPrChange>
          </w:rPr>
          <w:t>.</w:t>
        </w:r>
      </w:ins>
    </w:p>
    <w:p w14:paraId="4F810B32" w14:textId="77AEDA79" w:rsidR="006774F2" w:rsidRPr="00C05751" w:rsidRDefault="006774F2" w:rsidP="006774F2">
      <w:pPr>
        <w:widowControl w:val="0"/>
        <w:pBdr>
          <w:top w:val="nil"/>
          <w:left w:val="nil"/>
          <w:bottom w:val="nil"/>
          <w:right w:val="nil"/>
          <w:between w:val="nil"/>
        </w:pBdr>
        <w:spacing w:line="480" w:lineRule="auto"/>
        <w:jc w:val="both"/>
        <w:rPr>
          <w:ins w:id="93" w:author="Stefan Zdraljevic" w:date="2020-01-28T11:12:00Z"/>
          <w:b/>
          <w:bCs/>
          <w:color w:val="000000" w:themeColor="text1"/>
          <w:sz w:val="24"/>
          <w:szCs w:val="24"/>
        </w:rPr>
      </w:pPr>
      <w:ins w:id="94" w:author="Stefan Zdraljevic" w:date="2020-01-28T11:12:00Z">
        <w:r>
          <w:rPr>
            <w:b/>
            <w:bCs/>
            <w:color w:val="000000" w:themeColor="text1"/>
            <w:sz w:val="24"/>
            <w:szCs w:val="24"/>
          </w:rPr>
          <w:t>Supplemental Table 10:</w:t>
        </w:r>
      </w:ins>
      <w:ins w:id="95" w:author="Stefan Zdraljevic" w:date="2020-01-28T11:22:00Z">
        <w:r w:rsidR="00F64F66">
          <w:rPr>
            <w:b/>
            <w:bCs/>
            <w:color w:val="000000" w:themeColor="text1"/>
            <w:sz w:val="24"/>
            <w:szCs w:val="24"/>
          </w:rPr>
          <w:t xml:space="preserve"> </w:t>
        </w:r>
        <w:r w:rsidR="00F64F66" w:rsidRPr="00C05751">
          <w:rPr>
            <w:color w:val="000000" w:themeColor="text1"/>
            <w:sz w:val="24"/>
            <w:szCs w:val="24"/>
          </w:rPr>
          <w:t xml:space="preserve">Phylogeny of </w:t>
        </w:r>
        <w:r w:rsidR="00F64F66" w:rsidRPr="00F64F66">
          <w:rPr>
            <w:color w:val="000000" w:themeColor="text1"/>
            <w:sz w:val="24"/>
            <w:szCs w:val="24"/>
            <w:rPrChange w:id="96" w:author="Stefan Zdraljevic" w:date="2020-01-28T11:22:00Z">
              <w:rPr>
                <w:i/>
                <w:iCs/>
                <w:color w:val="000000" w:themeColor="text1"/>
                <w:sz w:val="24"/>
                <w:szCs w:val="24"/>
              </w:rPr>
            </w:rPrChange>
          </w:rPr>
          <w:t>GLCT-3</w:t>
        </w:r>
        <w:r w:rsidR="00F64F66" w:rsidRPr="00C05751">
          <w:rPr>
            <w:color w:val="000000" w:themeColor="text1"/>
            <w:sz w:val="24"/>
            <w:szCs w:val="24"/>
          </w:rPr>
          <w:t xml:space="preserve"> </w:t>
        </w:r>
      </w:ins>
      <w:ins w:id="97" w:author="Stefan Zdraljevic" w:date="2020-01-28T11:24:00Z">
        <w:r w:rsidR="00F64F66">
          <w:rPr>
            <w:color w:val="000000" w:themeColor="text1"/>
            <w:sz w:val="24"/>
            <w:szCs w:val="24"/>
          </w:rPr>
          <w:t xml:space="preserve">paralogs and </w:t>
        </w:r>
        <w:r w:rsidR="00F64F66" w:rsidRPr="00C05751">
          <w:rPr>
            <w:color w:val="000000" w:themeColor="text1"/>
            <w:sz w:val="24"/>
            <w:szCs w:val="24"/>
          </w:rPr>
          <w:t xml:space="preserve">homologous </w:t>
        </w:r>
        <w:r w:rsidR="00F64F66">
          <w:rPr>
            <w:color w:val="000000" w:themeColor="text1"/>
            <w:sz w:val="24"/>
            <w:szCs w:val="24"/>
          </w:rPr>
          <w:t>protein</w:t>
        </w:r>
        <w:r w:rsidR="00F64F66" w:rsidRPr="00C05751">
          <w:rPr>
            <w:color w:val="000000" w:themeColor="text1"/>
            <w:sz w:val="24"/>
            <w:szCs w:val="24"/>
          </w:rPr>
          <w:t xml:space="preserve"> sequences</w:t>
        </w:r>
        <w:r w:rsidR="00F64F66">
          <w:rPr>
            <w:color w:val="000000" w:themeColor="text1"/>
            <w:sz w:val="24"/>
            <w:szCs w:val="24"/>
          </w:rPr>
          <w:t xml:space="preserve"> from </w:t>
        </w:r>
        <w:r w:rsidR="00F64F66" w:rsidRPr="00C05751">
          <w:rPr>
            <w:i/>
            <w:iCs/>
            <w:color w:val="000000" w:themeColor="text1"/>
            <w:sz w:val="24"/>
            <w:szCs w:val="24"/>
          </w:rPr>
          <w:t xml:space="preserve">C. </w:t>
        </w:r>
        <w:proofErr w:type="spellStart"/>
        <w:r w:rsidR="00F64F66" w:rsidRPr="00C05751">
          <w:rPr>
            <w:i/>
            <w:iCs/>
            <w:color w:val="000000" w:themeColor="text1"/>
            <w:sz w:val="24"/>
            <w:szCs w:val="24"/>
          </w:rPr>
          <w:t>briggsae</w:t>
        </w:r>
        <w:proofErr w:type="spellEnd"/>
        <w:r w:rsidR="00F64F66">
          <w:rPr>
            <w:color w:val="000000" w:themeColor="text1"/>
            <w:sz w:val="24"/>
            <w:szCs w:val="24"/>
          </w:rPr>
          <w:t xml:space="preserve"> and </w:t>
        </w:r>
        <w:r w:rsidR="00F64F66" w:rsidRPr="00C05751">
          <w:rPr>
            <w:i/>
            <w:iCs/>
            <w:color w:val="000000" w:themeColor="text1"/>
            <w:sz w:val="24"/>
            <w:szCs w:val="24"/>
          </w:rPr>
          <w:t>C. tropicalis</w:t>
        </w:r>
      </w:ins>
    </w:p>
    <w:p w14:paraId="2CF0ED5B" w14:textId="2881DAB7" w:rsidR="006774F2" w:rsidRPr="00C05751" w:rsidRDefault="006774F2" w:rsidP="006774F2">
      <w:pPr>
        <w:widowControl w:val="0"/>
        <w:pBdr>
          <w:top w:val="nil"/>
          <w:left w:val="nil"/>
          <w:bottom w:val="nil"/>
          <w:right w:val="nil"/>
          <w:between w:val="nil"/>
        </w:pBdr>
        <w:spacing w:line="480" w:lineRule="auto"/>
        <w:jc w:val="both"/>
        <w:rPr>
          <w:ins w:id="98" w:author="Stefan Zdraljevic" w:date="2020-01-28T11:12:00Z"/>
          <w:b/>
          <w:bCs/>
          <w:color w:val="000000" w:themeColor="text1"/>
          <w:sz w:val="24"/>
          <w:szCs w:val="24"/>
        </w:rPr>
      </w:pPr>
      <w:ins w:id="99" w:author="Stefan Zdraljevic" w:date="2020-01-28T11:12:00Z">
        <w:r>
          <w:rPr>
            <w:b/>
            <w:bCs/>
            <w:color w:val="000000" w:themeColor="text1"/>
            <w:sz w:val="24"/>
            <w:szCs w:val="24"/>
          </w:rPr>
          <w:t>Supplemental Table 11:</w:t>
        </w:r>
      </w:ins>
      <w:ins w:id="100" w:author="Stefan Zdraljevic" w:date="2020-01-28T11:24:00Z">
        <w:r w:rsidR="00F64F66">
          <w:rPr>
            <w:b/>
            <w:bCs/>
            <w:color w:val="000000" w:themeColor="text1"/>
            <w:sz w:val="24"/>
            <w:szCs w:val="24"/>
          </w:rPr>
          <w:t xml:space="preserve"> </w:t>
        </w:r>
        <w:r w:rsidR="00F64F66" w:rsidRPr="00F64F66">
          <w:rPr>
            <w:color w:val="000000" w:themeColor="text1"/>
            <w:sz w:val="24"/>
            <w:szCs w:val="24"/>
            <w:rPrChange w:id="101" w:author="Stefan Zdraljevic" w:date="2020-01-28T11:25:00Z">
              <w:rPr>
                <w:b/>
                <w:bCs/>
                <w:color w:val="000000" w:themeColor="text1"/>
                <w:sz w:val="24"/>
                <w:szCs w:val="24"/>
              </w:rPr>
            </w:rPrChange>
          </w:rPr>
          <w:t xml:space="preserve">Watterson’s </w:t>
        </w:r>
      </w:ins>
      <w:ins w:id="102" w:author="Stefan Zdraljevic" w:date="2020-01-28T11:25:00Z">
        <w:r w:rsidR="00F64F66" w:rsidRPr="00F64F66">
          <w:rPr>
            <w:color w:val="000000" w:themeColor="text1"/>
            <w:sz w:val="24"/>
            <w:szCs w:val="24"/>
            <w:rPrChange w:id="103" w:author="Stefan Zdraljevic" w:date="2020-01-28T11:25:00Z">
              <w:rPr>
                <w:b/>
                <w:bCs/>
                <w:color w:val="000000" w:themeColor="text1"/>
                <w:sz w:val="24"/>
                <w:szCs w:val="24"/>
              </w:rPr>
            </w:rPrChange>
          </w:rPr>
          <w:t>Θ</w:t>
        </w:r>
        <w:r w:rsidR="00F64F66" w:rsidRPr="00F64F66">
          <w:rPr>
            <w:color w:val="000000" w:themeColor="text1"/>
            <w:sz w:val="24"/>
            <w:szCs w:val="24"/>
            <w:rPrChange w:id="104" w:author="Stefan Zdraljevic" w:date="2020-01-28T11:25:00Z">
              <w:rPr>
                <w:b/>
                <w:bCs/>
                <w:color w:val="000000" w:themeColor="text1"/>
                <w:sz w:val="24"/>
                <w:szCs w:val="24"/>
              </w:rPr>
            </w:rPrChange>
          </w:rPr>
          <w:t xml:space="preserve"> for chromosomes I and IV.</w:t>
        </w:r>
      </w:ins>
    </w:p>
    <w:p w14:paraId="46891DA8" w14:textId="5F239D42" w:rsidR="006774F2" w:rsidRDefault="006774F2" w:rsidP="006774F2">
      <w:pPr>
        <w:widowControl w:val="0"/>
        <w:pBdr>
          <w:top w:val="nil"/>
          <w:left w:val="nil"/>
          <w:bottom w:val="nil"/>
          <w:right w:val="nil"/>
          <w:between w:val="nil"/>
        </w:pBdr>
        <w:spacing w:line="480" w:lineRule="auto"/>
        <w:jc w:val="both"/>
        <w:rPr>
          <w:ins w:id="105" w:author="Stefan Zdraljevic" w:date="2020-01-28T11:13:00Z"/>
          <w:b/>
          <w:bCs/>
          <w:color w:val="000000" w:themeColor="text1"/>
          <w:sz w:val="24"/>
          <w:szCs w:val="24"/>
        </w:rPr>
      </w:pPr>
      <w:ins w:id="106" w:author="Stefan Zdraljevic" w:date="2020-01-28T11:12:00Z">
        <w:r>
          <w:rPr>
            <w:b/>
            <w:bCs/>
            <w:color w:val="000000" w:themeColor="text1"/>
            <w:sz w:val="24"/>
            <w:szCs w:val="24"/>
          </w:rPr>
          <w:t>Supplemental Table 1</w:t>
        </w:r>
      </w:ins>
      <w:ins w:id="107" w:author="Stefan Zdraljevic" w:date="2020-01-28T11:13:00Z">
        <w:r>
          <w:rPr>
            <w:b/>
            <w:bCs/>
            <w:color w:val="000000" w:themeColor="text1"/>
            <w:sz w:val="24"/>
            <w:szCs w:val="24"/>
          </w:rPr>
          <w:t>2</w:t>
        </w:r>
      </w:ins>
      <w:ins w:id="108" w:author="Stefan Zdraljevic" w:date="2020-01-28T11:12:00Z">
        <w:r>
          <w:rPr>
            <w:b/>
            <w:bCs/>
            <w:color w:val="000000" w:themeColor="text1"/>
            <w:sz w:val="24"/>
            <w:szCs w:val="24"/>
          </w:rPr>
          <w:t>:</w:t>
        </w:r>
      </w:ins>
      <w:ins w:id="109" w:author="Stefan Zdraljevic" w:date="2020-01-28T11:25:00Z">
        <w:r w:rsidR="00F64F66">
          <w:rPr>
            <w:b/>
            <w:bCs/>
            <w:color w:val="000000" w:themeColor="text1"/>
            <w:sz w:val="24"/>
            <w:szCs w:val="24"/>
          </w:rPr>
          <w:t xml:space="preserve"> </w:t>
        </w:r>
        <w:r w:rsidR="00F64F66" w:rsidRPr="00C05751">
          <w:rPr>
            <w:color w:val="000000" w:themeColor="text1"/>
            <w:sz w:val="24"/>
            <w:szCs w:val="24"/>
          </w:rPr>
          <w:t xml:space="preserve">Phylogeny of </w:t>
        </w:r>
        <w:r w:rsidR="00F64F66" w:rsidRPr="00C05751">
          <w:rPr>
            <w:i/>
            <w:iCs/>
            <w:color w:val="000000" w:themeColor="text1"/>
            <w:sz w:val="24"/>
            <w:szCs w:val="24"/>
          </w:rPr>
          <w:t>glct-3</w:t>
        </w:r>
        <w:r w:rsidR="00F64F66" w:rsidRPr="00C05751">
          <w:rPr>
            <w:color w:val="000000" w:themeColor="text1"/>
            <w:sz w:val="24"/>
            <w:szCs w:val="24"/>
          </w:rPr>
          <w:t xml:space="preserve"> </w:t>
        </w:r>
        <w:r w:rsidR="00F64F66">
          <w:rPr>
            <w:color w:val="000000" w:themeColor="text1"/>
            <w:sz w:val="24"/>
            <w:szCs w:val="24"/>
          </w:rPr>
          <w:t xml:space="preserve">paralogs and </w:t>
        </w:r>
        <w:r w:rsidR="00F64F66" w:rsidRPr="00C05751">
          <w:rPr>
            <w:color w:val="000000" w:themeColor="text1"/>
            <w:sz w:val="24"/>
            <w:szCs w:val="24"/>
          </w:rPr>
          <w:t>homologous DNA sequences</w:t>
        </w:r>
        <w:r w:rsidR="00F64F66">
          <w:rPr>
            <w:color w:val="000000" w:themeColor="text1"/>
            <w:sz w:val="24"/>
            <w:szCs w:val="24"/>
          </w:rPr>
          <w:t>.</w:t>
        </w:r>
      </w:ins>
    </w:p>
    <w:p w14:paraId="0515A7A8" w14:textId="0B5FCACB" w:rsidR="006774F2" w:rsidRPr="00C05751" w:rsidRDefault="006774F2" w:rsidP="006774F2">
      <w:pPr>
        <w:widowControl w:val="0"/>
        <w:pBdr>
          <w:top w:val="nil"/>
          <w:left w:val="nil"/>
          <w:bottom w:val="nil"/>
          <w:right w:val="nil"/>
          <w:between w:val="nil"/>
        </w:pBdr>
        <w:spacing w:line="480" w:lineRule="auto"/>
        <w:jc w:val="both"/>
        <w:rPr>
          <w:ins w:id="110" w:author="Stefan Zdraljevic" w:date="2020-01-28T11:13:00Z"/>
          <w:b/>
          <w:bCs/>
          <w:color w:val="000000" w:themeColor="text1"/>
          <w:sz w:val="24"/>
          <w:szCs w:val="24"/>
        </w:rPr>
      </w:pPr>
      <w:ins w:id="111" w:author="Stefan Zdraljevic" w:date="2020-01-28T11:13:00Z">
        <w:r>
          <w:rPr>
            <w:b/>
            <w:bCs/>
            <w:color w:val="000000" w:themeColor="text1"/>
            <w:sz w:val="24"/>
            <w:szCs w:val="24"/>
          </w:rPr>
          <w:t>Supplemental Table 13:</w:t>
        </w:r>
      </w:ins>
      <w:ins w:id="112" w:author="Stefan Zdraljevic" w:date="2020-01-28T11:25:00Z">
        <w:r w:rsidR="00F64F66">
          <w:rPr>
            <w:b/>
            <w:bCs/>
            <w:color w:val="000000" w:themeColor="text1"/>
            <w:sz w:val="24"/>
            <w:szCs w:val="24"/>
          </w:rPr>
          <w:t xml:space="preserve"> </w:t>
        </w:r>
        <w:r w:rsidR="00F64F66" w:rsidRPr="00C05751">
          <w:rPr>
            <w:color w:val="000000" w:themeColor="text1"/>
            <w:sz w:val="24"/>
            <w:szCs w:val="24"/>
          </w:rPr>
          <w:t xml:space="preserve">Phylogeny of GLCT-3 </w:t>
        </w:r>
        <w:r w:rsidR="00F64F66">
          <w:rPr>
            <w:color w:val="000000" w:themeColor="text1"/>
            <w:sz w:val="24"/>
            <w:szCs w:val="24"/>
          </w:rPr>
          <w:t xml:space="preserve">paralogs and </w:t>
        </w:r>
        <w:r w:rsidR="00F64F66" w:rsidRPr="00C05751">
          <w:rPr>
            <w:color w:val="000000" w:themeColor="text1"/>
            <w:sz w:val="24"/>
            <w:szCs w:val="24"/>
          </w:rPr>
          <w:t xml:space="preserve">homologous </w:t>
        </w:r>
        <w:r w:rsidR="00F64F66">
          <w:rPr>
            <w:color w:val="000000" w:themeColor="text1"/>
            <w:sz w:val="24"/>
            <w:szCs w:val="24"/>
          </w:rPr>
          <w:t>protein</w:t>
        </w:r>
        <w:r w:rsidR="00F64F66" w:rsidRPr="00C05751">
          <w:rPr>
            <w:color w:val="000000" w:themeColor="text1"/>
            <w:sz w:val="24"/>
            <w:szCs w:val="24"/>
          </w:rPr>
          <w:t xml:space="preserve"> sequences</w:t>
        </w:r>
        <w:r w:rsidR="00F64F66">
          <w:rPr>
            <w:color w:val="000000" w:themeColor="text1"/>
            <w:sz w:val="24"/>
            <w:szCs w:val="24"/>
          </w:rPr>
          <w:t>.</w:t>
        </w:r>
      </w:ins>
      <w:bookmarkStart w:id="113" w:name="_GoBack"/>
      <w:bookmarkEnd w:id="113"/>
    </w:p>
    <w:p w14:paraId="41C66EBE" w14:textId="77777777" w:rsidR="006774F2" w:rsidRPr="006774F2" w:rsidRDefault="006774F2" w:rsidP="006774F2">
      <w:pPr>
        <w:widowControl w:val="0"/>
        <w:pBdr>
          <w:top w:val="nil"/>
          <w:left w:val="nil"/>
          <w:bottom w:val="nil"/>
          <w:right w:val="nil"/>
          <w:between w:val="nil"/>
        </w:pBdr>
        <w:spacing w:line="480" w:lineRule="auto"/>
        <w:jc w:val="both"/>
        <w:rPr>
          <w:b/>
          <w:bCs/>
          <w:color w:val="000000" w:themeColor="text1"/>
          <w:sz w:val="24"/>
          <w:szCs w:val="24"/>
          <w:rPrChange w:id="114" w:author="Stefan Zdraljevic" w:date="2020-01-28T11:12:00Z">
            <w:rPr>
              <w:color w:val="000000" w:themeColor="text1"/>
              <w:sz w:val="24"/>
              <w:szCs w:val="24"/>
            </w:rPr>
          </w:rPrChange>
        </w:rPr>
      </w:pPr>
    </w:p>
    <w:sectPr w:rsidR="006774F2" w:rsidRPr="006774F2" w:rsidSect="004008E4">
      <w:footerReference w:type="default" r:id="rId21"/>
      <w:pgSz w:w="12240" w:h="15840"/>
      <w:pgMar w:top="1440" w:right="1440" w:bottom="1440" w:left="1440" w:header="720" w:footer="720" w:gutter="0"/>
      <w:lnNumType w:countBy="1" w:restart="continuous"/>
      <w:pgNumType w:start="1"/>
      <w:cols w:space="720"/>
      <w:docGrid w:linePitch="299"/>
      <w:sectPrChange w:id="115" w:author="Stefan Zdraljevic" w:date="2020-01-28T11:11:00Z">
        <w:sectPr w:rsidR="006774F2" w:rsidRPr="006774F2" w:rsidSect="004008E4">
          <w:pgMar w:top="1440" w:right="1440" w:bottom="1440" w:left="1440" w:header="720" w:footer="720" w:gutter="0"/>
          <w:lnNumType w:countBy="0" w:restart="newPage"/>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4A782" w14:textId="77777777" w:rsidR="00942196" w:rsidRDefault="00942196" w:rsidP="00415156">
      <w:pPr>
        <w:spacing w:line="240" w:lineRule="auto"/>
      </w:pPr>
      <w:r>
        <w:separator/>
      </w:r>
    </w:p>
  </w:endnote>
  <w:endnote w:type="continuationSeparator" w:id="0">
    <w:p w14:paraId="14C24D2F" w14:textId="77777777" w:rsidR="00942196" w:rsidRDefault="00942196" w:rsidP="00415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2C6DA" w14:textId="0A58560C" w:rsidR="006774F2" w:rsidRPr="00365C11" w:rsidRDefault="006774F2" w:rsidP="00862385">
    <w:pPr>
      <w:pStyle w:val="Footer"/>
      <w:jc w:val="right"/>
      <w:rPr>
        <w:color w:val="000000" w:themeColor="text1"/>
        <w:lang w:val="en-US"/>
      </w:rPr>
    </w:pPr>
    <w:r w:rsidRPr="00365C11">
      <w:rPr>
        <w:color w:val="000000" w:themeColor="text1"/>
        <w:lang w:val="en-US"/>
      </w:rPr>
      <w:t xml:space="preserve">Page </w:t>
    </w:r>
    <w:r w:rsidRPr="00365C11">
      <w:rPr>
        <w:color w:val="000000" w:themeColor="text1"/>
        <w:lang w:val="en-US"/>
      </w:rPr>
      <w:fldChar w:fldCharType="begin"/>
    </w:r>
    <w:r w:rsidRPr="00365C11">
      <w:rPr>
        <w:color w:val="000000" w:themeColor="text1"/>
        <w:lang w:val="en-US"/>
      </w:rPr>
      <w:instrText xml:space="preserve"> PAGE </w:instrText>
    </w:r>
    <w:r w:rsidRPr="00365C11">
      <w:rPr>
        <w:color w:val="000000" w:themeColor="text1"/>
        <w:lang w:val="en-US"/>
      </w:rPr>
      <w:fldChar w:fldCharType="separate"/>
    </w:r>
    <w:r>
      <w:rPr>
        <w:noProof/>
        <w:color w:val="000000" w:themeColor="text1"/>
        <w:lang w:val="en-US"/>
      </w:rPr>
      <w:t>16</w:t>
    </w:r>
    <w:r w:rsidRPr="00365C11">
      <w:rPr>
        <w:color w:val="000000" w:themeColor="text1"/>
        <w:lang w:val="en-US"/>
      </w:rPr>
      <w:fldChar w:fldCharType="end"/>
    </w:r>
    <w:r w:rsidRPr="00365C11">
      <w:rPr>
        <w:color w:val="000000" w:themeColor="text1"/>
        <w:lang w:val="en-US"/>
      </w:rPr>
      <w:t xml:space="preserve"> of </w:t>
    </w:r>
    <w:r w:rsidRPr="00365C11">
      <w:rPr>
        <w:color w:val="000000" w:themeColor="text1"/>
        <w:lang w:val="en-US"/>
      </w:rPr>
      <w:fldChar w:fldCharType="begin"/>
    </w:r>
    <w:r w:rsidRPr="00365C11">
      <w:rPr>
        <w:color w:val="000000" w:themeColor="text1"/>
        <w:lang w:val="en-US"/>
      </w:rPr>
      <w:instrText xml:space="preserve"> NUMPAGES </w:instrText>
    </w:r>
    <w:r w:rsidRPr="00365C11">
      <w:rPr>
        <w:color w:val="000000" w:themeColor="text1"/>
        <w:lang w:val="en-US"/>
      </w:rPr>
      <w:fldChar w:fldCharType="separate"/>
    </w:r>
    <w:r>
      <w:rPr>
        <w:noProof/>
        <w:color w:val="000000" w:themeColor="text1"/>
        <w:lang w:val="en-US"/>
      </w:rPr>
      <w:t>42</w:t>
    </w:r>
    <w:r w:rsidRPr="00365C11">
      <w:rPr>
        <w:color w:val="000000" w:themeColor="text1"/>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3289E" w14:textId="77777777" w:rsidR="00942196" w:rsidRDefault="00942196" w:rsidP="00415156">
      <w:pPr>
        <w:spacing w:line="240" w:lineRule="auto"/>
      </w:pPr>
      <w:r>
        <w:separator/>
      </w:r>
    </w:p>
  </w:footnote>
  <w:footnote w:type="continuationSeparator" w:id="0">
    <w:p w14:paraId="34BBA2E2" w14:textId="77777777" w:rsidR="00942196" w:rsidRDefault="00942196" w:rsidP="004151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Zdraljevic">
    <w15:presenceInfo w15:providerId="AD" w15:userId="S::szs315@ads.northwestern.edu::33fd9e9c-64ee-4cbe-8650-85569f26d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PLo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432&lt;/item&gt;&lt;item&gt;2647&lt;/item&gt;&lt;item&gt;2684&lt;/item&gt;&lt;item&gt;2714&lt;/item&gt;&lt;item&gt;2770&lt;/item&gt;&lt;item&gt;2854&lt;/item&gt;&lt;item&gt;3034&lt;/item&gt;&lt;item&gt;3068&lt;/item&gt;&lt;item&gt;3135&lt;/item&gt;&lt;item&gt;3142&lt;/item&gt;&lt;item&gt;3248&lt;/item&gt;&lt;item&gt;3306&lt;/item&gt;&lt;item&gt;3307&lt;/item&gt;&lt;item&gt;3363&lt;/item&gt;&lt;item&gt;3365&lt;/item&gt;&lt;item&gt;3368&lt;/item&gt;&lt;item&gt;3369&lt;/item&gt;&lt;item&gt;3377&lt;/item&gt;&lt;item&gt;3436&lt;/item&gt;&lt;item&gt;3502&lt;/item&gt;&lt;item&gt;3594&lt;/item&gt;&lt;item&gt;3595&lt;/item&gt;&lt;item&gt;3598&lt;/item&gt;&lt;item&gt;3599&lt;/item&gt;&lt;item&gt;3600&lt;/item&gt;&lt;item&gt;3601&lt;/item&gt;&lt;item&gt;3602&lt;/item&gt;&lt;item&gt;3603&lt;/item&gt;&lt;item&gt;3604&lt;/item&gt;&lt;item&gt;3605&lt;/item&gt;&lt;item&gt;3606&lt;/item&gt;&lt;item&gt;3607&lt;/item&gt;&lt;item&gt;3608&lt;/item&gt;&lt;item&gt;3611&lt;/item&gt;&lt;item&gt;3612&lt;/item&gt;&lt;item&gt;3633&lt;/item&gt;&lt;item&gt;3634&lt;/item&gt;&lt;item&gt;3635&lt;/item&gt;&lt;item&gt;3636&lt;/item&gt;&lt;item&gt;3637&lt;/item&gt;&lt;item&gt;3638&lt;/item&gt;&lt;item&gt;3639&lt;/item&gt;&lt;item&gt;3640&lt;/item&gt;&lt;item&gt;3649&lt;/item&gt;&lt;item&gt;3650&lt;/item&gt;&lt;item&gt;3651&lt;/item&gt;&lt;item&gt;3652&lt;/item&gt;&lt;item&gt;3653&lt;/item&gt;&lt;item&gt;3654&lt;/item&gt;&lt;item&gt;3655&lt;/item&gt;&lt;item&gt;3656&lt;/item&gt;&lt;item&gt;3657&lt;/item&gt;&lt;item&gt;3658&lt;/item&gt;&lt;item&gt;3661&lt;/item&gt;&lt;item&gt;3662&lt;/item&gt;&lt;item&gt;3663&lt;/item&gt;&lt;/record-ids&gt;&lt;/item&gt;&lt;/Libraries&gt;"/>
  </w:docVars>
  <w:rsids>
    <w:rsidRoot w:val="00ED00D2"/>
    <w:rsid w:val="0000040F"/>
    <w:rsid w:val="00002C5C"/>
    <w:rsid w:val="00005FCC"/>
    <w:rsid w:val="00006E8B"/>
    <w:rsid w:val="00010B07"/>
    <w:rsid w:val="00012EFD"/>
    <w:rsid w:val="00013623"/>
    <w:rsid w:val="00016F1F"/>
    <w:rsid w:val="00020EF6"/>
    <w:rsid w:val="000218D8"/>
    <w:rsid w:val="000225F5"/>
    <w:rsid w:val="000245E1"/>
    <w:rsid w:val="00027790"/>
    <w:rsid w:val="00027829"/>
    <w:rsid w:val="000300F4"/>
    <w:rsid w:val="00034D6E"/>
    <w:rsid w:val="00036B66"/>
    <w:rsid w:val="00043C21"/>
    <w:rsid w:val="00044FAC"/>
    <w:rsid w:val="0005321B"/>
    <w:rsid w:val="000554C2"/>
    <w:rsid w:val="000606AA"/>
    <w:rsid w:val="00060E61"/>
    <w:rsid w:val="000617CF"/>
    <w:rsid w:val="00064E5F"/>
    <w:rsid w:val="00066372"/>
    <w:rsid w:val="0007130C"/>
    <w:rsid w:val="000716E2"/>
    <w:rsid w:val="00073A98"/>
    <w:rsid w:val="000755D9"/>
    <w:rsid w:val="000869F2"/>
    <w:rsid w:val="00091AD0"/>
    <w:rsid w:val="00097AE0"/>
    <w:rsid w:val="000A0EE7"/>
    <w:rsid w:val="000B748A"/>
    <w:rsid w:val="000C357E"/>
    <w:rsid w:val="000C3626"/>
    <w:rsid w:val="000C3D66"/>
    <w:rsid w:val="000C464A"/>
    <w:rsid w:val="000C5CC4"/>
    <w:rsid w:val="000C5ED5"/>
    <w:rsid w:val="000D0D4F"/>
    <w:rsid w:val="000D69FA"/>
    <w:rsid w:val="000D6D40"/>
    <w:rsid w:val="000E1A53"/>
    <w:rsid w:val="000E339F"/>
    <w:rsid w:val="000E4022"/>
    <w:rsid w:val="000E542E"/>
    <w:rsid w:val="000E781B"/>
    <w:rsid w:val="000E7883"/>
    <w:rsid w:val="000E7967"/>
    <w:rsid w:val="000F4091"/>
    <w:rsid w:val="000F721A"/>
    <w:rsid w:val="00102BD6"/>
    <w:rsid w:val="00113A84"/>
    <w:rsid w:val="001145F4"/>
    <w:rsid w:val="001149B0"/>
    <w:rsid w:val="00114D2A"/>
    <w:rsid w:val="00122C36"/>
    <w:rsid w:val="00123639"/>
    <w:rsid w:val="00126235"/>
    <w:rsid w:val="00126DB5"/>
    <w:rsid w:val="00130DFB"/>
    <w:rsid w:val="0013109E"/>
    <w:rsid w:val="00132318"/>
    <w:rsid w:val="00133593"/>
    <w:rsid w:val="00135562"/>
    <w:rsid w:val="00140209"/>
    <w:rsid w:val="001415C9"/>
    <w:rsid w:val="001421FB"/>
    <w:rsid w:val="0014317F"/>
    <w:rsid w:val="00146608"/>
    <w:rsid w:val="00151B2F"/>
    <w:rsid w:val="001549F0"/>
    <w:rsid w:val="00154DB9"/>
    <w:rsid w:val="00156463"/>
    <w:rsid w:val="00157378"/>
    <w:rsid w:val="00157763"/>
    <w:rsid w:val="00161E0E"/>
    <w:rsid w:val="001657E2"/>
    <w:rsid w:val="00167136"/>
    <w:rsid w:val="001711B6"/>
    <w:rsid w:val="00171CCF"/>
    <w:rsid w:val="00173DCF"/>
    <w:rsid w:val="00176AB4"/>
    <w:rsid w:val="00176C19"/>
    <w:rsid w:val="00177C64"/>
    <w:rsid w:val="00181E94"/>
    <w:rsid w:val="00187563"/>
    <w:rsid w:val="00187FF5"/>
    <w:rsid w:val="001913E5"/>
    <w:rsid w:val="00193C54"/>
    <w:rsid w:val="0019454B"/>
    <w:rsid w:val="00195375"/>
    <w:rsid w:val="001B2DF7"/>
    <w:rsid w:val="001B6179"/>
    <w:rsid w:val="001B7384"/>
    <w:rsid w:val="001C3641"/>
    <w:rsid w:val="001C776A"/>
    <w:rsid w:val="001D205C"/>
    <w:rsid w:val="001D25C0"/>
    <w:rsid w:val="001D295C"/>
    <w:rsid w:val="001D4956"/>
    <w:rsid w:val="001D7087"/>
    <w:rsid w:val="001E2F23"/>
    <w:rsid w:val="001E4A12"/>
    <w:rsid w:val="001E62AF"/>
    <w:rsid w:val="001E67DC"/>
    <w:rsid w:val="001E69B4"/>
    <w:rsid w:val="001F3270"/>
    <w:rsid w:val="00202866"/>
    <w:rsid w:val="00204832"/>
    <w:rsid w:val="00206E10"/>
    <w:rsid w:val="002077D6"/>
    <w:rsid w:val="00207F51"/>
    <w:rsid w:val="00211285"/>
    <w:rsid w:val="00211680"/>
    <w:rsid w:val="0021341F"/>
    <w:rsid w:val="00214CED"/>
    <w:rsid w:val="00220E75"/>
    <w:rsid w:val="0022165D"/>
    <w:rsid w:val="00226A23"/>
    <w:rsid w:val="00226CE3"/>
    <w:rsid w:val="00232304"/>
    <w:rsid w:val="00233922"/>
    <w:rsid w:val="002436DC"/>
    <w:rsid w:val="002466F0"/>
    <w:rsid w:val="00253BDC"/>
    <w:rsid w:val="00254739"/>
    <w:rsid w:val="00254F96"/>
    <w:rsid w:val="00263769"/>
    <w:rsid w:val="00263B2E"/>
    <w:rsid w:val="00263BF7"/>
    <w:rsid w:val="00265584"/>
    <w:rsid w:val="00266C4A"/>
    <w:rsid w:val="002744B8"/>
    <w:rsid w:val="0027482B"/>
    <w:rsid w:val="0028087E"/>
    <w:rsid w:val="002844FE"/>
    <w:rsid w:val="00294DFE"/>
    <w:rsid w:val="002A03E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016C"/>
    <w:rsid w:val="00315167"/>
    <w:rsid w:val="00320EAC"/>
    <w:rsid w:val="0032134D"/>
    <w:rsid w:val="00330260"/>
    <w:rsid w:val="00331224"/>
    <w:rsid w:val="00331383"/>
    <w:rsid w:val="00331C89"/>
    <w:rsid w:val="00332060"/>
    <w:rsid w:val="003347C0"/>
    <w:rsid w:val="00340F14"/>
    <w:rsid w:val="003430AE"/>
    <w:rsid w:val="003470E2"/>
    <w:rsid w:val="00347111"/>
    <w:rsid w:val="003471D1"/>
    <w:rsid w:val="00347201"/>
    <w:rsid w:val="00352CD0"/>
    <w:rsid w:val="00356CA5"/>
    <w:rsid w:val="003578FB"/>
    <w:rsid w:val="0036214C"/>
    <w:rsid w:val="00365C11"/>
    <w:rsid w:val="00366A64"/>
    <w:rsid w:val="00372C17"/>
    <w:rsid w:val="0037658C"/>
    <w:rsid w:val="003801C8"/>
    <w:rsid w:val="00382591"/>
    <w:rsid w:val="00382CE7"/>
    <w:rsid w:val="00384C25"/>
    <w:rsid w:val="00390452"/>
    <w:rsid w:val="00392032"/>
    <w:rsid w:val="00394E61"/>
    <w:rsid w:val="003962D8"/>
    <w:rsid w:val="00397DF9"/>
    <w:rsid w:val="003A09CA"/>
    <w:rsid w:val="003A2154"/>
    <w:rsid w:val="003B2388"/>
    <w:rsid w:val="003C0A7E"/>
    <w:rsid w:val="003C10CF"/>
    <w:rsid w:val="003C2B58"/>
    <w:rsid w:val="003C6688"/>
    <w:rsid w:val="003D0293"/>
    <w:rsid w:val="003D5304"/>
    <w:rsid w:val="003E0460"/>
    <w:rsid w:val="003E0866"/>
    <w:rsid w:val="003E2110"/>
    <w:rsid w:val="003E44AC"/>
    <w:rsid w:val="003F52C0"/>
    <w:rsid w:val="003F7022"/>
    <w:rsid w:val="004008E4"/>
    <w:rsid w:val="00400B63"/>
    <w:rsid w:val="00401905"/>
    <w:rsid w:val="0040235D"/>
    <w:rsid w:val="004107A7"/>
    <w:rsid w:val="00410AB7"/>
    <w:rsid w:val="00410DAD"/>
    <w:rsid w:val="004123B7"/>
    <w:rsid w:val="004132A0"/>
    <w:rsid w:val="00414194"/>
    <w:rsid w:val="00415156"/>
    <w:rsid w:val="00420091"/>
    <w:rsid w:val="00421A0F"/>
    <w:rsid w:val="004225B1"/>
    <w:rsid w:val="00440AD7"/>
    <w:rsid w:val="004417DE"/>
    <w:rsid w:val="00441948"/>
    <w:rsid w:val="00443D59"/>
    <w:rsid w:val="00444216"/>
    <w:rsid w:val="00450218"/>
    <w:rsid w:val="004537E1"/>
    <w:rsid w:val="0045507C"/>
    <w:rsid w:val="004565C5"/>
    <w:rsid w:val="004570E3"/>
    <w:rsid w:val="0046494B"/>
    <w:rsid w:val="00464A7A"/>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E58EF"/>
    <w:rsid w:val="004F2B5E"/>
    <w:rsid w:val="004F372D"/>
    <w:rsid w:val="004F45B8"/>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0832"/>
    <w:rsid w:val="00561856"/>
    <w:rsid w:val="00561F4B"/>
    <w:rsid w:val="0056448D"/>
    <w:rsid w:val="00564BF6"/>
    <w:rsid w:val="00573359"/>
    <w:rsid w:val="0057460D"/>
    <w:rsid w:val="005759AE"/>
    <w:rsid w:val="00583C6F"/>
    <w:rsid w:val="00586D73"/>
    <w:rsid w:val="00591FE7"/>
    <w:rsid w:val="005921CE"/>
    <w:rsid w:val="00594013"/>
    <w:rsid w:val="005B14F6"/>
    <w:rsid w:val="005B18A8"/>
    <w:rsid w:val="005B2497"/>
    <w:rsid w:val="005B2A63"/>
    <w:rsid w:val="005B4629"/>
    <w:rsid w:val="005B7DD3"/>
    <w:rsid w:val="005C2146"/>
    <w:rsid w:val="005C3287"/>
    <w:rsid w:val="005C5321"/>
    <w:rsid w:val="005D0258"/>
    <w:rsid w:val="005D1B08"/>
    <w:rsid w:val="005D277A"/>
    <w:rsid w:val="005D51C6"/>
    <w:rsid w:val="005E0025"/>
    <w:rsid w:val="005E3317"/>
    <w:rsid w:val="005F17AB"/>
    <w:rsid w:val="005F60D9"/>
    <w:rsid w:val="00601312"/>
    <w:rsid w:val="00602E5F"/>
    <w:rsid w:val="00603E38"/>
    <w:rsid w:val="006074D2"/>
    <w:rsid w:val="006117A2"/>
    <w:rsid w:val="00611CB2"/>
    <w:rsid w:val="00612FE2"/>
    <w:rsid w:val="00613BBF"/>
    <w:rsid w:val="0062025E"/>
    <w:rsid w:val="00623C65"/>
    <w:rsid w:val="006352F8"/>
    <w:rsid w:val="00635939"/>
    <w:rsid w:val="00635AD6"/>
    <w:rsid w:val="006428F9"/>
    <w:rsid w:val="00644852"/>
    <w:rsid w:val="00645BFD"/>
    <w:rsid w:val="00647978"/>
    <w:rsid w:val="00650524"/>
    <w:rsid w:val="006618CB"/>
    <w:rsid w:val="006637EE"/>
    <w:rsid w:val="00665780"/>
    <w:rsid w:val="0066586C"/>
    <w:rsid w:val="006670F8"/>
    <w:rsid w:val="0067025C"/>
    <w:rsid w:val="0067537E"/>
    <w:rsid w:val="006774F2"/>
    <w:rsid w:val="006779EC"/>
    <w:rsid w:val="00683252"/>
    <w:rsid w:val="006902D3"/>
    <w:rsid w:val="00691972"/>
    <w:rsid w:val="006A09A6"/>
    <w:rsid w:val="006A5B20"/>
    <w:rsid w:val="006A69DD"/>
    <w:rsid w:val="006B0930"/>
    <w:rsid w:val="006B26CB"/>
    <w:rsid w:val="006B47A4"/>
    <w:rsid w:val="006B48BE"/>
    <w:rsid w:val="006B6BCA"/>
    <w:rsid w:val="006C2B59"/>
    <w:rsid w:val="006C3FE8"/>
    <w:rsid w:val="006C641F"/>
    <w:rsid w:val="006C670D"/>
    <w:rsid w:val="006D3A7A"/>
    <w:rsid w:val="006D3B84"/>
    <w:rsid w:val="006E0183"/>
    <w:rsid w:val="006E041C"/>
    <w:rsid w:val="006E11F2"/>
    <w:rsid w:val="006E2672"/>
    <w:rsid w:val="006E3C70"/>
    <w:rsid w:val="006E48FA"/>
    <w:rsid w:val="006E7DF3"/>
    <w:rsid w:val="006F3792"/>
    <w:rsid w:val="006F50CA"/>
    <w:rsid w:val="006F6511"/>
    <w:rsid w:val="007075EB"/>
    <w:rsid w:val="007076CF"/>
    <w:rsid w:val="007113CC"/>
    <w:rsid w:val="00727494"/>
    <w:rsid w:val="00727DD8"/>
    <w:rsid w:val="00733430"/>
    <w:rsid w:val="007415B0"/>
    <w:rsid w:val="00751CE9"/>
    <w:rsid w:val="0075371A"/>
    <w:rsid w:val="00762B08"/>
    <w:rsid w:val="007702EB"/>
    <w:rsid w:val="00771D8A"/>
    <w:rsid w:val="007725D9"/>
    <w:rsid w:val="0077741D"/>
    <w:rsid w:val="00781EBE"/>
    <w:rsid w:val="007847BB"/>
    <w:rsid w:val="00784977"/>
    <w:rsid w:val="00785FB0"/>
    <w:rsid w:val="007872AB"/>
    <w:rsid w:val="00787821"/>
    <w:rsid w:val="0079377D"/>
    <w:rsid w:val="00793892"/>
    <w:rsid w:val="00797031"/>
    <w:rsid w:val="007976CD"/>
    <w:rsid w:val="007A6719"/>
    <w:rsid w:val="007B0D88"/>
    <w:rsid w:val="007B0E12"/>
    <w:rsid w:val="007B4D10"/>
    <w:rsid w:val="007B6854"/>
    <w:rsid w:val="007B69E2"/>
    <w:rsid w:val="007C2A10"/>
    <w:rsid w:val="007C386E"/>
    <w:rsid w:val="007C4DF8"/>
    <w:rsid w:val="007C54A8"/>
    <w:rsid w:val="007C73B6"/>
    <w:rsid w:val="007D446C"/>
    <w:rsid w:val="007E7967"/>
    <w:rsid w:val="007F2EE2"/>
    <w:rsid w:val="007F7441"/>
    <w:rsid w:val="00801DB3"/>
    <w:rsid w:val="008023DE"/>
    <w:rsid w:val="00806DFF"/>
    <w:rsid w:val="008120F4"/>
    <w:rsid w:val="0081304A"/>
    <w:rsid w:val="00816346"/>
    <w:rsid w:val="00816A7B"/>
    <w:rsid w:val="0082064A"/>
    <w:rsid w:val="008234D5"/>
    <w:rsid w:val="00825679"/>
    <w:rsid w:val="00832A9B"/>
    <w:rsid w:val="00833FD6"/>
    <w:rsid w:val="00851E58"/>
    <w:rsid w:val="00852CCC"/>
    <w:rsid w:val="00853063"/>
    <w:rsid w:val="00862385"/>
    <w:rsid w:val="00862C38"/>
    <w:rsid w:val="00864064"/>
    <w:rsid w:val="0087276D"/>
    <w:rsid w:val="00874642"/>
    <w:rsid w:val="00874DBD"/>
    <w:rsid w:val="00876964"/>
    <w:rsid w:val="008776F4"/>
    <w:rsid w:val="00882B5F"/>
    <w:rsid w:val="00882C3E"/>
    <w:rsid w:val="0089135C"/>
    <w:rsid w:val="008A5270"/>
    <w:rsid w:val="008B0B74"/>
    <w:rsid w:val="008B3B36"/>
    <w:rsid w:val="008B508A"/>
    <w:rsid w:val="008B736D"/>
    <w:rsid w:val="008C0BD4"/>
    <w:rsid w:val="008C3FB6"/>
    <w:rsid w:val="008C7758"/>
    <w:rsid w:val="008D3C7A"/>
    <w:rsid w:val="008D6D06"/>
    <w:rsid w:val="008E0FF3"/>
    <w:rsid w:val="008E0FF6"/>
    <w:rsid w:val="008E134E"/>
    <w:rsid w:val="008E1868"/>
    <w:rsid w:val="008E475B"/>
    <w:rsid w:val="008E4B12"/>
    <w:rsid w:val="008E4D25"/>
    <w:rsid w:val="008F003C"/>
    <w:rsid w:val="008F053D"/>
    <w:rsid w:val="008F1F08"/>
    <w:rsid w:val="008F24FD"/>
    <w:rsid w:val="008F2BFD"/>
    <w:rsid w:val="008F4022"/>
    <w:rsid w:val="00900338"/>
    <w:rsid w:val="009021EC"/>
    <w:rsid w:val="0091376C"/>
    <w:rsid w:val="00914A82"/>
    <w:rsid w:val="00915F16"/>
    <w:rsid w:val="009179F7"/>
    <w:rsid w:val="00923094"/>
    <w:rsid w:val="00925135"/>
    <w:rsid w:val="00926C51"/>
    <w:rsid w:val="00930410"/>
    <w:rsid w:val="00932E9C"/>
    <w:rsid w:val="009340B4"/>
    <w:rsid w:val="00942196"/>
    <w:rsid w:val="00947A3B"/>
    <w:rsid w:val="00950F6C"/>
    <w:rsid w:val="009518ED"/>
    <w:rsid w:val="00951C5A"/>
    <w:rsid w:val="00955DB4"/>
    <w:rsid w:val="00956A60"/>
    <w:rsid w:val="00960B3F"/>
    <w:rsid w:val="00962CFB"/>
    <w:rsid w:val="009647EF"/>
    <w:rsid w:val="00967CC5"/>
    <w:rsid w:val="0097064C"/>
    <w:rsid w:val="009758EE"/>
    <w:rsid w:val="009776FD"/>
    <w:rsid w:val="00984006"/>
    <w:rsid w:val="00984F2E"/>
    <w:rsid w:val="009857A1"/>
    <w:rsid w:val="00990D63"/>
    <w:rsid w:val="00991C1B"/>
    <w:rsid w:val="0099268E"/>
    <w:rsid w:val="0099288C"/>
    <w:rsid w:val="00993203"/>
    <w:rsid w:val="009963C1"/>
    <w:rsid w:val="009A120F"/>
    <w:rsid w:val="009A52B8"/>
    <w:rsid w:val="009B1D73"/>
    <w:rsid w:val="009B2A31"/>
    <w:rsid w:val="009B3364"/>
    <w:rsid w:val="009B543B"/>
    <w:rsid w:val="009C0588"/>
    <w:rsid w:val="009E12D6"/>
    <w:rsid w:val="009E25FC"/>
    <w:rsid w:val="009E36E4"/>
    <w:rsid w:val="009E4949"/>
    <w:rsid w:val="009F53EE"/>
    <w:rsid w:val="00A03374"/>
    <w:rsid w:val="00A11E40"/>
    <w:rsid w:val="00A17662"/>
    <w:rsid w:val="00A222A0"/>
    <w:rsid w:val="00A31BC6"/>
    <w:rsid w:val="00A3321E"/>
    <w:rsid w:val="00A33935"/>
    <w:rsid w:val="00A4309D"/>
    <w:rsid w:val="00A515FF"/>
    <w:rsid w:val="00A53623"/>
    <w:rsid w:val="00A55C47"/>
    <w:rsid w:val="00A57A15"/>
    <w:rsid w:val="00A60ED4"/>
    <w:rsid w:val="00A62A8D"/>
    <w:rsid w:val="00A63A6C"/>
    <w:rsid w:val="00A64468"/>
    <w:rsid w:val="00A70F6F"/>
    <w:rsid w:val="00A73224"/>
    <w:rsid w:val="00A73DB3"/>
    <w:rsid w:val="00A74804"/>
    <w:rsid w:val="00A854D7"/>
    <w:rsid w:val="00A8645C"/>
    <w:rsid w:val="00A8710B"/>
    <w:rsid w:val="00A915A7"/>
    <w:rsid w:val="00A9637F"/>
    <w:rsid w:val="00A97BF3"/>
    <w:rsid w:val="00AA41CD"/>
    <w:rsid w:val="00AA515C"/>
    <w:rsid w:val="00AA74E8"/>
    <w:rsid w:val="00AA7714"/>
    <w:rsid w:val="00AB0F11"/>
    <w:rsid w:val="00AB121E"/>
    <w:rsid w:val="00AB1D82"/>
    <w:rsid w:val="00AB29C7"/>
    <w:rsid w:val="00AB652A"/>
    <w:rsid w:val="00AC551F"/>
    <w:rsid w:val="00AD023B"/>
    <w:rsid w:val="00AF4C5D"/>
    <w:rsid w:val="00AF53BB"/>
    <w:rsid w:val="00B110C6"/>
    <w:rsid w:val="00B115D4"/>
    <w:rsid w:val="00B23A65"/>
    <w:rsid w:val="00B258F7"/>
    <w:rsid w:val="00B30AF9"/>
    <w:rsid w:val="00B32E60"/>
    <w:rsid w:val="00B35FBE"/>
    <w:rsid w:val="00B37273"/>
    <w:rsid w:val="00B462B9"/>
    <w:rsid w:val="00B50EF6"/>
    <w:rsid w:val="00B54F40"/>
    <w:rsid w:val="00B55C0C"/>
    <w:rsid w:val="00B5687E"/>
    <w:rsid w:val="00B570CB"/>
    <w:rsid w:val="00B6346A"/>
    <w:rsid w:val="00B654F6"/>
    <w:rsid w:val="00B866C3"/>
    <w:rsid w:val="00B97F8F"/>
    <w:rsid w:val="00BA4C86"/>
    <w:rsid w:val="00BB03FC"/>
    <w:rsid w:val="00BB30BD"/>
    <w:rsid w:val="00BB3EAB"/>
    <w:rsid w:val="00BB61D7"/>
    <w:rsid w:val="00BB7146"/>
    <w:rsid w:val="00BC4DED"/>
    <w:rsid w:val="00BE0BC8"/>
    <w:rsid w:val="00BE368C"/>
    <w:rsid w:val="00BF2CFD"/>
    <w:rsid w:val="00BF5FAA"/>
    <w:rsid w:val="00C0073F"/>
    <w:rsid w:val="00C154EA"/>
    <w:rsid w:val="00C15687"/>
    <w:rsid w:val="00C16450"/>
    <w:rsid w:val="00C17282"/>
    <w:rsid w:val="00C239B6"/>
    <w:rsid w:val="00C26EDF"/>
    <w:rsid w:val="00C354DD"/>
    <w:rsid w:val="00C3596A"/>
    <w:rsid w:val="00C36C0C"/>
    <w:rsid w:val="00C4622B"/>
    <w:rsid w:val="00C4659E"/>
    <w:rsid w:val="00C47BF0"/>
    <w:rsid w:val="00C47E7F"/>
    <w:rsid w:val="00C5076F"/>
    <w:rsid w:val="00C50DDE"/>
    <w:rsid w:val="00C533A9"/>
    <w:rsid w:val="00C60A5D"/>
    <w:rsid w:val="00C623E6"/>
    <w:rsid w:val="00C630E6"/>
    <w:rsid w:val="00C650D8"/>
    <w:rsid w:val="00C72976"/>
    <w:rsid w:val="00C72A8C"/>
    <w:rsid w:val="00C75741"/>
    <w:rsid w:val="00C83A47"/>
    <w:rsid w:val="00C9053C"/>
    <w:rsid w:val="00C91E43"/>
    <w:rsid w:val="00C93DDF"/>
    <w:rsid w:val="00C95020"/>
    <w:rsid w:val="00CA063F"/>
    <w:rsid w:val="00CA3033"/>
    <w:rsid w:val="00CA4492"/>
    <w:rsid w:val="00CA4D48"/>
    <w:rsid w:val="00CA5A81"/>
    <w:rsid w:val="00CA6CF4"/>
    <w:rsid w:val="00CA7364"/>
    <w:rsid w:val="00CB057F"/>
    <w:rsid w:val="00CB0CA3"/>
    <w:rsid w:val="00CB206A"/>
    <w:rsid w:val="00CB5B02"/>
    <w:rsid w:val="00CC2002"/>
    <w:rsid w:val="00CC61EC"/>
    <w:rsid w:val="00CC6F35"/>
    <w:rsid w:val="00CC7053"/>
    <w:rsid w:val="00CC77FD"/>
    <w:rsid w:val="00CD0CF7"/>
    <w:rsid w:val="00CD7780"/>
    <w:rsid w:val="00CD7897"/>
    <w:rsid w:val="00CE24F9"/>
    <w:rsid w:val="00CE4AFB"/>
    <w:rsid w:val="00CF5D47"/>
    <w:rsid w:val="00D03C90"/>
    <w:rsid w:val="00D172B2"/>
    <w:rsid w:val="00D1749E"/>
    <w:rsid w:val="00D31506"/>
    <w:rsid w:val="00D36040"/>
    <w:rsid w:val="00D427F7"/>
    <w:rsid w:val="00D428D4"/>
    <w:rsid w:val="00D45802"/>
    <w:rsid w:val="00D46F59"/>
    <w:rsid w:val="00D51EAA"/>
    <w:rsid w:val="00D53FEB"/>
    <w:rsid w:val="00D663FA"/>
    <w:rsid w:val="00D737E0"/>
    <w:rsid w:val="00D80312"/>
    <w:rsid w:val="00D815B7"/>
    <w:rsid w:val="00D82DBD"/>
    <w:rsid w:val="00D873C7"/>
    <w:rsid w:val="00D91890"/>
    <w:rsid w:val="00D9390E"/>
    <w:rsid w:val="00D97D93"/>
    <w:rsid w:val="00DA2C3D"/>
    <w:rsid w:val="00DA4548"/>
    <w:rsid w:val="00DA61C2"/>
    <w:rsid w:val="00DB2D35"/>
    <w:rsid w:val="00DB2D69"/>
    <w:rsid w:val="00DB525C"/>
    <w:rsid w:val="00DB70A7"/>
    <w:rsid w:val="00DC0DDC"/>
    <w:rsid w:val="00DC1A6C"/>
    <w:rsid w:val="00DC278A"/>
    <w:rsid w:val="00DC7B80"/>
    <w:rsid w:val="00DF063F"/>
    <w:rsid w:val="00DF071A"/>
    <w:rsid w:val="00DF1F68"/>
    <w:rsid w:val="00DF2C84"/>
    <w:rsid w:val="00DF3692"/>
    <w:rsid w:val="00DF4CBC"/>
    <w:rsid w:val="00DF4E1E"/>
    <w:rsid w:val="00DF7A73"/>
    <w:rsid w:val="00E0391F"/>
    <w:rsid w:val="00E13B26"/>
    <w:rsid w:val="00E20EE6"/>
    <w:rsid w:val="00E24B4F"/>
    <w:rsid w:val="00E24FA9"/>
    <w:rsid w:val="00E27305"/>
    <w:rsid w:val="00E27F17"/>
    <w:rsid w:val="00E31E14"/>
    <w:rsid w:val="00E328F1"/>
    <w:rsid w:val="00E46A03"/>
    <w:rsid w:val="00E4770F"/>
    <w:rsid w:val="00E47E24"/>
    <w:rsid w:val="00E50A1B"/>
    <w:rsid w:val="00E51297"/>
    <w:rsid w:val="00E52C0D"/>
    <w:rsid w:val="00E5308C"/>
    <w:rsid w:val="00E60F52"/>
    <w:rsid w:val="00E65E2D"/>
    <w:rsid w:val="00E6701B"/>
    <w:rsid w:val="00E67DFA"/>
    <w:rsid w:val="00E70B93"/>
    <w:rsid w:val="00E73617"/>
    <w:rsid w:val="00E73E0F"/>
    <w:rsid w:val="00E765A7"/>
    <w:rsid w:val="00E7671C"/>
    <w:rsid w:val="00E81A16"/>
    <w:rsid w:val="00E8621E"/>
    <w:rsid w:val="00E973A3"/>
    <w:rsid w:val="00EA4D99"/>
    <w:rsid w:val="00EA5576"/>
    <w:rsid w:val="00EA6E25"/>
    <w:rsid w:val="00EB2894"/>
    <w:rsid w:val="00EB5133"/>
    <w:rsid w:val="00EC09D9"/>
    <w:rsid w:val="00EC23B1"/>
    <w:rsid w:val="00EC3CC1"/>
    <w:rsid w:val="00ED00D2"/>
    <w:rsid w:val="00ED73A7"/>
    <w:rsid w:val="00EE1E37"/>
    <w:rsid w:val="00EE3849"/>
    <w:rsid w:val="00EE6985"/>
    <w:rsid w:val="00EF5D29"/>
    <w:rsid w:val="00EF6724"/>
    <w:rsid w:val="00F02B46"/>
    <w:rsid w:val="00F02D88"/>
    <w:rsid w:val="00F03EFF"/>
    <w:rsid w:val="00F05088"/>
    <w:rsid w:val="00F072FA"/>
    <w:rsid w:val="00F14F0C"/>
    <w:rsid w:val="00F22E0C"/>
    <w:rsid w:val="00F23D35"/>
    <w:rsid w:val="00F25771"/>
    <w:rsid w:val="00F31145"/>
    <w:rsid w:val="00F32526"/>
    <w:rsid w:val="00F34FC2"/>
    <w:rsid w:val="00F41FAE"/>
    <w:rsid w:val="00F44EC8"/>
    <w:rsid w:val="00F470B3"/>
    <w:rsid w:val="00F5539B"/>
    <w:rsid w:val="00F5640C"/>
    <w:rsid w:val="00F57ECB"/>
    <w:rsid w:val="00F60C49"/>
    <w:rsid w:val="00F618D3"/>
    <w:rsid w:val="00F64F66"/>
    <w:rsid w:val="00F665F2"/>
    <w:rsid w:val="00F70F32"/>
    <w:rsid w:val="00F71A1B"/>
    <w:rsid w:val="00F811B7"/>
    <w:rsid w:val="00F81D96"/>
    <w:rsid w:val="00F82908"/>
    <w:rsid w:val="00F87461"/>
    <w:rsid w:val="00F9180C"/>
    <w:rsid w:val="00F940C7"/>
    <w:rsid w:val="00F96914"/>
    <w:rsid w:val="00FA27AA"/>
    <w:rsid w:val="00FA45F7"/>
    <w:rsid w:val="00FA4883"/>
    <w:rsid w:val="00FA4E16"/>
    <w:rsid w:val="00FA50AB"/>
    <w:rsid w:val="00FA5E7F"/>
    <w:rsid w:val="00FA68C2"/>
    <w:rsid w:val="00FA7395"/>
    <w:rsid w:val="00FA7693"/>
    <w:rsid w:val="00FB2A82"/>
    <w:rsid w:val="00FB372F"/>
    <w:rsid w:val="00FC2263"/>
    <w:rsid w:val="00FC2838"/>
    <w:rsid w:val="00FC2F48"/>
    <w:rsid w:val="00FD192B"/>
    <w:rsid w:val="00FE0E4C"/>
    <w:rsid w:val="00FE2A6E"/>
    <w:rsid w:val="00FE386B"/>
    <w:rsid w:val="00FE3D3C"/>
    <w:rsid w:val="00FF3ED1"/>
    <w:rsid w:val="00FF551F"/>
    <w:rsid w:val="00FF5F8E"/>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customStyle="1" w:styleId="UnresolvedMention2">
    <w:name w:val="Unresolved Mention2"/>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6C670D"/>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C670D"/>
    <w:rPr>
      <w:rFonts w:ascii="Times New Roman" w:hAnsi="Times New Roman" w:cs="Times New Roman"/>
      <w:sz w:val="24"/>
      <w:szCs w:val="24"/>
    </w:rPr>
  </w:style>
  <w:style w:type="paragraph" w:styleId="Header">
    <w:name w:val="header"/>
    <w:basedOn w:val="Normal"/>
    <w:link w:val="HeaderChar"/>
    <w:uiPriority w:val="99"/>
    <w:unhideWhenUsed/>
    <w:rsid w:val="00415156"/>
    <w:pPr>
      <w:tabs>
        <w:tab w:val="center" w:pos="4680"/>
        <w:tab w:val="right" w:pos="9360"/>
      </w:tabs>
      <w:spacing w:line="240" w:lineRule="auto"/>
    </w:pPr>
  </w:style>
  <w:style w:type="character" w:customStyle="1" w:styleId="HeaderChar">
    <w:name w:val="Header Char"/>
    <w:basedOn w:val="DefaultParagraphFont"/>
    <w:link w:val="Header"/>
    <w:uiPriority w:val="99"/>
    <w:rsid w:val="00415156"/>
  </w:style>
  <w:style w:type="paragraph" w:styleId="Footer">
    <w:name w:val="footer"/>
    <w:basedOn w:val="Normal"/>
    <w:link w:val="FooterChar"/>
    <w:uiPriority w:val="99"/>
    <w:unhideWhenUsed/>
    <w:rsid w:val="00415156"/>
    <w:pPr>
      <w:tabs>
        <w:tab w:val="center" w:pos="4680"/>
        <w:tab w:val="right" w:pos="9360"/>
      </w:tabs>
      <w:spacing w:line="240" w:lineRule="auto"/>
    </w:pPr>
  </w:style>
  <w:style w:type="character" w:customStyle="1" w:styleId="FooterChar">
    <w:name w:val="Footer Char"/>
    <w:basedOn w:val="DefaultParagraphFont"/>
    <w:link w:val="Footer"/>
    <w:uiPriority w:val="99"/>
    <w:rsid w:val="00415156"/>
  </w:style>
  <w:style w:type="character" w:styleId="SubtleEmphasis">
    <w:name w:val="Subtle Emphasis"/>
    <w:basedOn w:val="DefaultParagraphFont"/>
    <w:uiPriority w:val="19"/>
    <w:qFormat/>
    <w:rsid w:val="003D5304"/>
    <w:rPr>
      <w:i/>
      <w:iCs/>
      <w:color w:val="404040" w:themeColor="text1" w:themeTint="BF"/>
    </w:rPr>
  </w:style>
  <w:style w:type="character" w:styleId="LineNumber">
    <w:name w:val="line number"/>
    <w:basedOn w:val="DefaultParagraphFont"/>
    <w:uiPriority w:val="99"/>
    <w:semiHidden/>
    <w:unhideWhenUsed/>
    <w:rsid w:val="0040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19342490">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543829477">
      <w:bodyDiv w:val="1"/>
      <w:marLeft w:val="0"/>
      <w:marRight w:val="0"/>
      <w:marTop w:val="0"/>
      <w:marBottom w:val="0"/>
      <w:divBdr>
        <w:top w:val="none" w:sz="0" w:space="0" w:color="auto"/>
        <w:left w:val="none" w:sz="0" w:space="0" w:color="auto"/>
        <w:bottom w:val="none" w:sz="0" w:space="0" w:color="auto"/>
        <w:right w:val="none" w:sz="0" w:space="0" w:color="auto"/>
      </w:divBdr>
    </w:div>
    <w:div w:id="549152007">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45103777">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41370889">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50A0C-91B1-074F-8F16-B373EC30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44</Pages>
  <Words>14865</Words>
  <Characters>84732</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Stefan Zdraljevic</cp:lastModifiedBy>
  <cp:revision>15</cp:revision>
  <cp:lastPrinted>2020-01-27T17:38:00Z</cp:lastPrinted>
  <dcterms:created xsi:type="dcterms:W3CDTF">2020-01-28T03:13:00Z</dcterms:created>
  <dcterms:modified xsi:type="dcterms:W3CDTF">2020-01-28T19:25:00Z</dcterms:modified>
</cp:coreProperties>
</file>